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4C37" w:rsidRPr="00EB599F" w:rsidRDefault="006E4C37" w:rsidP="008C15C5">
      <w:pPr>
        <w:pStyle w:val="a3"/>
        <w:spacing w:line="23" w:lineRule="atLeast"/>
        <w:ind w:firstLine="0"/>
        <w:jc w:val="center"/>
        <w:rPr>
          <w:b/>
          <w:caps/>
          <w:sz w:val="28"/>
          <w:lang w:val="en-US"/>
        </w:rPr>
      </w:pPr>
      <w:r w:rsidRPr="00EB599F">
        <w:rPr>
          <w:b/>
          <w:caps/>
          <w:sz w:val="28"/>
          <w:lang w:val="en-US"/>
        </w:rPr>
        <w:t>Application of onshore laser scanning data for mathematic modeling of coastal profile changes</w:t>
      </w:r>
    </w:p>
    <w:p w:rsidR="00943131" w:rsidRPr="00EB599F" w:rsidRDefault="00943131" w:rsidP="008C15C5">
      <w:pPr>
        <w:pStyle w:val="a3"/>
        <w:spacing w:line="23" w:lineRule="atLeast"/>
        <w:ind w:firstLine="0"/>
        <w:jc w:val="center"/>
        <w:rPr>
          <w:b/>
          <w:i/>
          <w:lang w:val="en-US"/>
        </w:rPr>
      </w:pPr>
    </w:p>
    <w:p w:rsidR="00943131" w:rsidRPr="00EB599F" w:rsidRDefault="006E4C37" w:rsidP="008C15C5">
      <w:pPr>
        <w:pStyle w:val="a3"/>
        <w:spacing w:line="23" w:lineRule="atLeast"/>
        <w:ind w:firstLine="0"/>
        <w:jc w:val="center"/>
        <w:rPr>
          <w:b/>
          <w:i/>
          <w:lang w:val="en-US"/>
        </w:rPr>
      </w:pPr>
      <w:r w:rsidRPr="00EB599F">
        <w:rPr>
          <w:b/>
          <w:i/>
          <w:lang w:val="en-US"/>
        </w:rPr>
        <w:t>A</w:t>
      </w:r>
      <w:r w:rsidR="00943131" w:rsidRPr="00EB599F">
        <w:rPr>
          <w:b/>
          <w:i/>
          <w:lang w:val="en-US"/>
        </w:rPr>
        <w:t xml:space="preserve">lexander </w:t>
      </w:r>
      <w:r w:rsidRPr="00EB599F">
        <w:rPr>
          <w:b/>
          <w:i/>
          <w:lang w:val="en-US"/>
        </w:rPr>
        <w:t>Sergeev</w:t>
      </w:r>
      <w:r w:rsidR="00943131" w:rsidRPr="00EB599F">
        <w:rPr>
          <w:b/>
          <w:i/>
          <w:lang w:val="en-US"/>
        </w:rPr>
        <w:t xml:space="preserve">, A.P.Karpinsky Russian Geological Research Institute (VSEGEI), </w:t>
      </w:r>
      <w:r w:rsidR="00943131" w:rsidRPr="00EB599F">
        <w:rPr>
          <w:b/>
          <w:i/>
          <w:lang w:val="pt-PT"/>
        </w:rPr>
        <w:t>sergeevau@yandex.ru.</w:t>
      </w:r>
    </w:p>
    <w:p w:rsidR="00943131" w:rsidRPr="00EB599F" w:rsidRDefault="006E4C37" w:rsidP="008C15C5">
      <w:pPr>
        <w:pStyle w:val="a3"/>
        <w:spacing w:line="23" w:lineRule="atLeast"/>
        <w:ind w:firstLine="0"/>
        <w:jc w:val="center"/>
        <w:rPr>
          <w:b/>
          <w:i/>
          <w:lang w:val="en-US"/>
        </w:rPr>
      </w:pPr>
      <w:r w:rsidRPr="00EB599F">
        <w:rPr>
          <w:b/>
          <w:i/>
          <w:lang w:val="en-US"/>
        </w:rPr>
        <w:t xml:space="preserve"> D</w:t>
      </w:r>
      <w:r w:rsidR="00943131" w:rsidRPr="00EB599F">
        <w:rPr>
          <w:b/>
          <w:i/>
          <w:lang w:val="en-US"/>
        </w:rPr>
        <w:t xml:space="preserve">aria </w:t>
      </w:r>
      <w:r w:rsidRPr="00EB599F">
        <w:rPr>
          <w:b/>
          <w:i/>
          <w:lang w:val="en-US"/>
        </w:rPr>
        <w:t>Ryabchuk,</w:t>
      </w:r>
      <w:r w:rsidR="00943131" w:rsidRPr="00EB599F">
        <w:rPr>
          <w:b/>
          <w:i/>
          <w:lang w:val="en-US"/>
        </w:rPr>
        <w:t xml:space="preserve"> A.P.Karpinsky Russian Geological Research Institute (VSEGEI)</w:t>
      </w:r>
    </w:p>
    <w:p w:rsidR="00943131" w:rsidRPr="00EB599F" w:rsidRDefault="006E4C37" w:rsidP="008C15C5">
      <w:pPr>
        <w:pStyle w:val="a3"/>
        <w:spacing w:line="23" w:lineRule="atLeast"/>
        <w:ind w:firstLine="0"/>
        <w:jc w:val="center"/>
        <w:rPr>
          <w:b/>
          <w:i/>
          <w:lang w:val="en-US"/>
        </w:rPr>
      </w:pPr>
      <w:r w:rsidRPr="00EB599F">
        <w:rPr>
          <w:b/>
          <w:i/>
          <w:lang w:val="en-US"/>
        </w:rPr>
        <w:t>V</w:t>
      </w:r>
      <w:r w:rsidR="00943131" w:rsidRPr="00EB599F">
        <w:rPr>
          <w:b/>
          <w:i/>
          <w:lang w:val="en-US"/>
        </w:rPr>
        <w:t xml:space="preserve">ladimir </w:t>
      </w:r>
      <w:r w:rsidRPr="00EB599F">
        <w:rPr>
          <w:b/>
          <w:i/>
          <w:lang w:val="en-US"/>
        </w:rPr>
        <w:t>Zhamoida</w:t>
      </w:r>
      <w:r w:rsidR="00943131" w:rsidRPr="00EB599F">
        <w:rPr>
          <w:b/>
          <w:i/>
          <w:lang w:val="en-US"/>
        </w:rPr>
        <w:t>, A.P.Karpinsky Russian Geological Research Institute (VSEGEI)</w:t>
      </w:r>
    </w:p>
    <w:p w:rsidR="006E4C37" w:rsidRPr="00EB599F" w:rsidRDefault="006E4C37" w:rsidP="008C15C5">
      <w:pPr>
        <w:pStyle w:val="a3"/>
        <w:spacing w:line="23" w:lineRule="atLeast"/>
        <w:ind w:firstLine="0"/>
        <w:jc w:val="center"/>
        <w:rPr>
          <w:b/>
          <w:i/>
          <w:lang w:val="en-US"/>
        </w:rPr>
      </w:pPr>
      <w:r w:rsidRPr="00EB599F">
        <w:rPr>
          <w:b/>
          <w:i/>
          <w:lang w:val="en-US"/>
        </w:rPr>
        <w:t xml:space="preserve"> I</w:t>
      </w:r>
      <w:r w:rsidR="00943131" w:rsidRPr="00EB599F">
        <w:rPr>
          <w:b/>
          <w:i/>
          <w:lang w:val="en-US"/>
        </w:rPr>
        <w:t xml:space="preserve">gor </w:t>
      </w:r>
      <w:r w:rsidRPr="00EB599F">
        <w:rPr>
          <w:b/>
          <w:i/>
          <w:lang w:val="en-US"/>
        </w:rPr>
        <w:t>Leont’ev</w:t>
      </w:r>
      <w:r w:rsidR="00943131" w:rsidRPr="00EB599F">
        <w:rPr>
          <w:b/>
          <w:i/>
          <w:lang w:val="en-US"/>
        </w:rPr>
        <w:t>, P.P.Shirshov Instit</w:t>
      </w:r>
      <w:r w:rsidR="00407456" w:rsidRPr="00EB599F">
        <w:rPr>
          <w:b/>
          <w:i/>
          <w:lang w:val="en-US"/>
        </w:rPr>
        <w:t>ute of Oceanology RAS (IO RAS)</w:t>
      </w:r>
    </w:p>
    <w:p w:rsidR="009A218A" w:rsidRPr="00EB599F" w:rsidRDefault="009A218A" w:rsidP="008C15C5">
      <w:pPr>
        <w:pStyle w:val="a3"/>
        <w:spacing w:line="23" w:lineRule="atLeast"/>
        <w:rPr>
          <w:lang w:val="en-US"/>
        </w:rPr>
      </w:pPr>
    </w:p>
    <w:p w:rsidR="00A24CC4" w:rsidRPr="00EB599F" w:rsidRDefault="00A24CC4" w:rsidP="008C15C5">
      <w:pPr>
        <w:pStyle w:val="a3"/>
        <w:spacing w:line="23" w:lineRule="atLeast"/>
        <w:ind w:firstLine="0"/>
        <w:rPr>
          <w:b/>
          <w:lang w:val="en-US"/>
        </w:rPr>
      </w:pPr>
      <w:r w:rsidRPr="00EB599F">
        <w:rPr>
          <w:b/>
          <w:lang w:val="en-US"/>
        </w:rPr>
        <w:t>Abstract</w:t>
      </w:r>
      <w:r w:rsidR="00943131" w:rsidRPr="00EB599F">
        <w:rPr>
          <w:b/>
          <w:lang w:val="en-US"/>
        </w:rPr>
        <w:t xml:space="preserve">. </w:t>
      </w:r>
      <w:r w:rsidR="00D658FF" w:rsidRPr="00EB599F">
        <w:rPr>
          <w:b/>
          <w:lang w:val="en-US"/>
        </w:rPr>
        <w:t xml:space="preserve">The easternmost part of the Gulf of Finland is characterized by intense coastal processes where erosion dominates. Onshore laser scanning of a beach surface of three coastal zone segments of the Kurortny District, St. Petersburg was carried out during the </w:t>
      </w:r>
      <w:r w:rsidR="00D658FF" w:rsidRPr="004964D7">
        <w:rPr>
          <w:b/>
          <w:lang w:val="en-US"/>
        </w:rPr>
        <w:t xml:space="preserve">process of </w:t>
      </w:r>
      <w:r w:rsidR="00D658FF" w:rsidRPr="004964D7">
        <w:rPr>
          <w:b/>
          <w:lang w:val="en-GB"/>
        </w:rPr>
        <w:t>realisation</w:t>
      </w:r>
      <w:r w:rsidR="00D658FF" w:rsidRPr="004964D7">
        <w:rPr>
          <w:b/>
          <w:lang w:val="en-US"/>
        </w:rPr>
        <w:t xml:space="preserve"> of the CliPLivE project and coastal monitoring investigated by </w:t>
      </w:r>
      <w:del w:id="0" w:author="Ковалева Ольга Анатольевна" w:date="2016-06-15T16:56:00Z">
        <w:r w:rsidR="00B1586C" w:rsidRPr="004964D7" w:rsidDel="004964D7">
          <w:rPr>
            <w:b/>
            <w:lang w:val="en-US"/>
            <w:rPrChange w:id="1" w:author="Ковалева Ольга Анатольевна" w:date="2016-06-15T16:56:00Z">
              <w:rPr>
                <w:b/>
                <w:highlight w:val="cyan"/>
                <w:lang w:val="en-US"/>
              </w:rPr>
            </w:rPrChange>
          </w:rPr>
          <w:delText>“</w:delText>
        </w:r>
      </w:del>
      <w:r w:rsidR="00D658FF" w:rsidRPr="004964D7">
        <w:rPr>
          <w:b/>
          <w:lang w:val="en-US"/>
          <w:rPrChange w:id="2" w:author="Ковалева Ольга Анатольевна" w:date="2016-06-15T16:56:00Z">
            <w:rPr>
              <w:b/>
              <w:highlight w:val="cyan"/>
              <w:lang w:val="en-US"/>
            </w:rPr>
          </w:rPrChange>
        </w:rPr>
        <w:t>VSEGEI</w:t>
      </w:r>
      <w:del w:id="3" w:author="Ковалева Ольга Анатольевна" w:date="2016-06-15T16:56:00Z">
        <w:r w:rsidR="00D658FF" w:rsidRPr="004964D7" w:rsidDel="004964D7">
          <w:rPr>
            <w:b/>
            <w:lang w:val="en-US"/>
            <w:rPrChange w:id="4" w:author="Ковалева Ольга Анатольевна" w:date="2016-06-15T16:56:00Z">
              <w:rPr>
                <w:b/>
                <w:highlight w:val="cyan"/>
                <w:lang w:val="en-US"/>
              </w:rPr>
            </w:rPrChange>
          </w:rPr>
          <w:delText>”</w:delText>
        </w:r>
      </w:del>
      <w:r w:rsidR="00D658FF" w:rsidRPr="004964D7">
        <w:rPr>
          <w:b/>
          <w:lang w:val="en-US"/>
          <w:rPrChange w:id="5" w:author="Ковалева Ольга Анатольевна" w:date="2016-06-15T16:56:00Z">
            <w:rPr>
              <w:b/>
              <w:highlight w:val="cyan"/>
              <w:lang w:val="en-US"/>
            </w:rPr>
          </w:rPrChange>
        </w:rPr>
        <w:t xml:space="preserve"> and “Mineral”</w:t>
      </w:r>
      <w:r w:rsidR="00D658FF" w:rsidRPr="004964D7">
        <w:rPr>
          <w:b/>
          <w:lang w:val="en-US"/>
        </w:rPr>
        <w:t xml:space="preserve"> company. One of the goals of the CliPLivE project was a prediction of coastal evolution</w:t>
      </w:r>
      <w:r w:rsidR="00D658FF" w:rsidRPr="00EB599F">
        <w:rPr>
          <w:b/>
          <w:lang w:val="en-US"/>
        </w:rPr>
        <w:t xml:space="preserve"> by 2100 year based on retrospective analysis of the last century remote sensing data. The average annual range of coastal transformation was used for the mathematic model</w:t>
      </w:r>
      <w:r w:rsidR="00164C81" w:rsidRPr="00EB599F">
        <w:rPr>
          <w:b/>
          <w:lang w:val="en-US"/>
        </w:rPr>
        <w:t>ling</w:t>
      </w:r>
      <w:r w:rsidR="00D658FF" w:rsidRPr="00EB599F">
        <w:rPr>
          <w:b/>
          <w:lang w:val="en-US"/>
        </w:rPr>
        <w:t xml:space="preserve"> of beach profile changes. The model takes into account changes of sea level and possible increase of storm events occurrence. The onshore laser scanning was carried out each summer since 2012. After series of storms in 2015 the repeated scanning was carried out in December. It gave an opportunity to calculate volume and area of redeposited sand during the last storm </w:t>
      </w:r>
      <w:r w:rsidR="00CD6401" w:rsidRPr="00EB599F">
        <w:rPr>
          <w:b/>
          <w:lang w:val="en-US"/>
        </w:rPr>
        <w:t>t</w:t>
      </w:r>
      <w:r w:rsidR="00D658FF" w:rsidRPr="00EB599F">
        <w:rPr>
          <w:b/>
          <w:lang w:val="en-US"/>
        </w:rPr>
        <w:t xml:space="preserve">hat shows that a part or almost all sand material from eroded foredune was deposited </w:t>
      </w:r>
      <w:r w:rsidR="00CD6401" w:rsidRPr="00EB599F">
        <w:rPr>
          <w:b/>
          <w:lang w:val="en-US"/>
        </w:rPr>
        <w:t>i</w:t>
      </w:r>
      <w:r w:rsidR="00D658FF" w:rsidRPr="00EB599F">
        <w:rPr>
          <w:b/>
          <w:lang w:val="en-US"/>
        </w:rPr>
        <w:t xml:space="preserve">n a middle part of the beach. This material forms an onshore sand bar in front of a new formed erosion </w:t>
      </w:r>
      <w:r w:rsidR="004D2863" w:rsidRPr="00EB599F">
        <w:rPr>
          <w:b/>
          <w:lang w:val="en-US"/>
        </w:rPr>
        <w:t>e</w:t>
      </w:r>
      <w:r w:rsidR="00D658FF" w:rsidRPr="00EB599F">
        <w:rPr>
          <w:b/>
          <w:lang w:val="en-US"/>
        </w:rPr>
        <w:t>scarp</w:t>
      </w:r>
      <w:r w:rsidR="004D2863" w:rsidRPr="00EB599F">
        <w:rPr>
          <w:b/>
          <w:lang w:val="en-US"/>
        </w:rPr>
        <w:t>ment</w:t>
      </w:r>
      <w:r w:rsidR="00D658FF" w:rsidRPr="00EB599F">
        <w:rPr>
          <w:b/>
          <w:lang w:val="en-US"/>
        </w:rPr>
        <w:t>. The comparison of the beach relief elevation models of 2012 and 2015 shows that another part of sand (up to 30-40% of volume of all mobilized beach sand) was washed out from the beach to offshore. The data of onshore laser scanning confirmed that the mathematical model of prediction coastal changes works.</w:t>
      </w:r>
    </w:p>
    <w:p w:rsidR="00943131" w:rsidRPr="00EB599F" w:rsidRDefault="00943131" w:rsidP="008C15C5">
      <w:pPr>
        <w:pStyle w:val="abstract"/>
        <w:spacing w:after="0" w:line="23" w:lineRule="atLeast"/>
        <w:ind w:firstLine="0"/>
        <w:rPr>
          <w:b w:val="0"/>
          <w:i/>
          <w:sz w:val="24"/>
          <w:szCs w:val="24"/>
        </w:rPr>
      </w:pPr>
    </w:p>
    <w:p w:rsidR="00943131" w:rsidRPr="00EB599F" w:rsidRDefault="00943131" w:rsidP="008C15C5">
      <w:pPr>
        <w:pStyle w:val="abstract"/>
        <w:spacing w:after="0" w:line="23" w:lineRule="atLeast"/>
        <w:ind w:firstLine="0"/>
        <w:rPr>
          <w:b w:val="0"/>
          <w:i/>
          <w:sz w:val="24"/>
          <w:szCs w:val="24"/>
        </w:rPr>
      </w:pPr>
      <w:r w:rsidRPr="00EB599F">
        <w:rPr>
          <w:b w:val="0"/>
          <w:i/>
          <w:sz w:val="24"/>
          <w:szCs w:val="24"/>
        </w:rPr>
        <w:t>Key words: coastal erosion, beach deformation, storm events, sediment loss, numerical modeling, Baltic Sea.</w:t>
      </w:r>
    </w:p>
    <w:p w:rsidR="00A24CC4" w:rsidRPr="00EB599F" w:rsidRDefault="00A24CC4" w:rsidP="008C15C5">
      <w:pPr>
        <w:pStyle w:val="a3"/>
        <w:spacing w:line="23" w:lineRule="atLeast"/>
        <w:jc w:val="center"/>
        <w:rPr>
          <w:b/>
          <w:lang w:val="en-US"/>
        </w:rPr>
      </w:pPr>
    </w:p>
    <w:p w:rsidR="0080338F" w:rsidRPr="00EB599F" w:rsidRDefault="00C309FF" w:rsidP="008C15C5">
      <w:pPr>
        <w:pStyle w:val="a3"/>
        <w:numPr>
          <w:ilvl w:val="0"/>
          <w:numId w:val="3"/>
        </w:numPr>
        <w:spacing w:line="23" w:lineRule="atLeast"/>
        <w:jc w:val="center"/>
        <w:rPr>
          <w:caps/>
          <w:lang w:val="en-US"/>
        </w:rPr>
      </w:pPr>
      <w:r w:rsidRPr="00EB599F">
        <w:rPr>
          <w:caps/>
          <w:lang w:val="en-US"/>
        </w:rPr>
        <w:t>Introduction</w:t>
      </w:r>
    </w:p>
    <w:p w:rsidR="0080338F" w:rsidRPr="00EB599F" w:rsidRDefault="0080338F" w:rsidP="008C15C5">
      <w:pPr>
        <w:pStyle w:val="a3"/>
        <w:spacing w:line="23" w:lineRule="atLeast"/>
        <w:rPr>
          <w:lang w:val="en-US"/>
        </w:rPr>
      </w:pPr>
    </w:p>
    <w:p w:rsidR="00FE0060" w:rsidRPr="00EB599F" w:rsidRDefault="00C309FF" w:rsidP="008C15C5">
      <w:pPr>
        <w:pStyle w:val="a3"/>
        <w:spacing w:line="23" w:lineRule="atLeast"/>
        <w:rPr>
          <w:lang w:val="en-US"/>
        </w:rPr>
      </w:pPr>
      <w:r w:rsidRPr="00EB599F">
        <w:rPr>
          <w:lang w:val="en-US"/>
        </w:rPr>
        <w:t xml:space="preserve">Results of </w:t>
      </w:r>
      <w:r w:rsidR="000130BE" w:rsidRPr="00EB599F">
        <w:rPr>
          <w:lang w:val="en-US"/>
        </w:rPr>
        <w:t>A.P.Karpinsky Russian Geological Research Institute (VSEGEI)</w:t>
      </w:r>
      <w:r w:rsidRPr="00EB599F">
        <w:rPr>
          <w:lang w:val="en-US"/>
        </w:rPr>
        <w:t xml:space="preserve"> research and monitoring have shown that northern coastal zone of the Gulf of Finland strongly affected by erosion processes, caused by </w:t>
      </w:r>
      <w:r w:rsidR="002C35EB" w:rsidRPr="00EB599F">
        <w:rPr>
          <w:lang w:val="en-US"/>
        </w:rPr>
        <w:t xml:space="preserve">regional geology, geomorphology, </w:t>
      </w:r>
      <w:r w:rsidRPr="00EB599F">
        <w:rPr>
          <w:lang w:val="en-US"/>
        </w:rPr>
        <w:t>tectonics</w:t>
      </w:r>
      <w:r w:rsidR="002C35EB" w:rsidRPr="00EB599F">
        <w:rPr>
          <w:lang w:val="en-US"/>
        </w:rPr>
        <w:t xml:space="preserve"> and </w:t>
      </w:r>
      <w:r w:rsidR="002E7807" w:rsidRPr="00EB599F">
        <w:rPr>
          <w:lang w:val="en-US"/>
        </w:rPr>
        <w:t>hydrometeorological</w:t>
      </w:r>
      <w:r w:rsidR="002C35EB" w:rsidRPr="00EB599F">
        <w:rPr>
          <w:lang w:val="en-US"/>
        </w:rPr>
        <w:t xml:space="preserve"> conditions</w:t>
      </w:r>
      <w:r w:rsidRPr="00EB599F">
        <w:rPr>
          <w:lang w:val="en-US"/>
        </w:rPr>
        <w:t xml:space="preserve">. </w:t>
      </w:r>
      <w:r w:rsidR="00F27DEB" w:rsidRPr="00EB599F">
        <w:rPr>
          <w:lang w:val="en-US"/>
        </w:rPr>
        <w:t>Upper part of coastal geological sequence consist</w:t>
      </w:r>
      <w:r w:rsidR="00C5444A" w:rsidRPr="00EB599F">
        <w:rPr>
          <w:lang w:val="en-US"/>
        </w:rPr>
        <w:t>s</w:t>
      </w:r>
      <w:r w:rsidR="00F27DEB" w:rsidRPr="00EB599F">
        <w:rPr>
          <w:lang w:val="en-US"/>
        </w:rPr>
        <w:t xml:space="preserve"> of easily erodible Quaternary deposits represented mainly by Holocene marine sands and Late Pleistocene </w:t>
      </w:r>
      <w:r w:rsidR="00C5444A" w:rsidRPr="00EB599F">
        <w:rPr>
          <w:lang w:val="en-US"/>
        </w:rPr>
        <w:t xml:space="preserve">sandy and clayey loam of glacial origin. </w:t>
      </w:r>
      <w:r w:rsidR="006C4ED8" w:rsidRPr="00EB599F">
        <w:rPr>
          <w:lang w:val="en-US"/>
        </w:rPr>
        <w:t>Due to h</w:t>
      </w:r>
      <w:r w:rsidR="007E5AA6" w:rsidRPr="00EB599F">
        <w:rPr>
          <w:lang w:val="en-US"/>
        </w:rPr>
        <w:t>igh content of coarse-grained material (</w:t>
      </w:r>
      <w:r w:rsidR="00B95305" w:rsidRPr="00EB599F">
        <w:rPr>
          <w:lang w:val="en-US"/>
        </w:rPr>
        <w:t xml:space="preserve">boulders, cobbles) </w:t>
      </w:r>
      <w:r w:rsidR="006C4ED8" w:rsidRPr="00B1586C">
        <w:rPr>
          <w:highlight w:val="cyan"/>
          <w:lang w:val="en-US"/>
        </w:rPr>
        <w:t>is glacial moraine</w:t>
      </w:r>
      <w:r w:rsidR="00B1586C">
        <w:rPr>
          <w:lang w:val="en-US"/>
        </w:rPr>
        <w:t xml:space="preserve"> </w:t>
      </w:r>
      <w:r w:rsidR="00B1586C" w:rsidRPr="00B1586C">
        <w:rPr>
          <w:b/>
          <w:highlight w:val="cyan"/>
          <w:lang w:val="en-US"/>
        </w:rPr>
        <w:t>нет существительного</w:t>
      </w:r>
      <w:r w:rsidR="006C4ED8" w:rsidRPr="00B1586C">
        <w:rPr>
          <w:b/>
          <w:highlight w:val="cyan"/>
          <w:lang w:val="en-US"/>
        </w:rPr>
        <w:t>,</w:t>
      </w:r>
      <w:r w:rsidR="006C4ED8" w:rsidRPr="00EB599F">
        <w:rPr>
          <w:lang w:val="en-US"/>
        </w:rPr>
        <w:t xml:space="preserve"> </w:t>
      </w:r>
      <w:r w:rsidR="00133294" w:rsidRPr="00EB599F">
        <w:rPr>
          <w:lang w:val="en-US"/>
        </w:rPr>
        <w:t xml:space="preserve">a belt of stones of various size </w:t>
      </w:r>
      <w:r w:rsidR="006C4ED8" w:rsidRPr="00EB599F">
        <w:rPr>
          <w:lang w:val="en-US"/>
        </w:rPr>
        <w:t xml:space="preserve">is formed </w:t>
      </w:r>
      <w:r w:rsidR="00133294" w:rsidRPr="00EB599F">
        <w:rPr>
          <w:lang w:val="en-US"/>
        </w:rPr>
        <w:t>on the beachface and in the nearshore bottom</w:t>
      </w:r>
      <w:r w:rsidR="006C4ED8" w:rsidRPr="00EB599F">
        <w:rPr>
          <w:lang w:val="en-US"/>
        </w:rPr>
        <w:t>, which in turn cause</w:t>
      </w:r>
      <w:r w:rsidR="00CD6401" w:rsidRPr="00EB599F">
        <w:rPr>
          <w:lang w:val="en-US"/>
        </w:rPr>
        <w:t>s</w:t>
      </w:r>
      <w:r w:rsidR="006C4ED8" w:rsidRPr="00EB599F">
        <w:rPr>
          <w:lang w:val="en-US"/>
        </w:rPr>
        <w:t xml:space="preserve"> sediment deficiency and reduce</w:t>
      </w:r>
      <w:r w:rsidR="00CD6401" w:rsidRPr="00EB599F">
        <w:rPr>
          <w:lang w:val="en-US"/>
        </w:rPr>
        <w:t>s</w:t>
      </w:r>
      <w:r w:rsidR="006C4ED8" w:rsidRPr="00EB599F">
        <w:rPr>
          <w:lang w:val="en-US"/>
        </w:rPr>
        <w:t xml:space="preserve"> ability </w:t>
      </w:r>
      <w:r w:rsidR="002C1CFE" w:rsidRPr="00EB599F">
        <w:rPr>
          <w:lang w:val="en-US"/>
        </w:rPr>
        <w:t>for self-</w:t>
      </w:r>
      <w:r w:rsidR="006C4ED8" w:rsidRPr="00EB599F">
        <w:rPr>
          <w:lang w:val="en-US"/>
        </w:rPr>
        <w:t>re</w:t>
      </w:r>
      <w:r w:rsidR="002C1CFE" w:rsidRPr="00EB599F">
        <w:rPr>
          <w:lang w:val="en-US"/>
        </w:rPr>
        <w:t xml:space="preserve">storing of the coastal zone after extreme storms </w:t>
      </w:r>
      <w:r w:rsidR="002E7807" w:rsidRPr="00EB599F">
        <w:rPr>
          <w:lang w:val="en-US"/>
        </w:rPr>
        <w:t>[1]</w:t>
      </w:r>
      <w:r w:rsidR="002C1CFE" w:rsidRPr="00EB599F">
        <w:rPr>
          <w:lang w:val="en-US"/>
        </w:rPr>
        <w:t>.</w:t>
      </w:r>
    </w:p>
    <w:p w:rsidR="00695E27" w:rsidRPr="004964D7" w:rsidRDefault="002C1CFE" w:rsidP="008C15C5">
      <w:pPr>
        <w:pStyle w:val="a3"/>
        <w:spacing w:line="23" w:lineRule="atLeast"/>
        <w:rPr>
          <w:lang w:val="en-US"/>
        </w:rPr>
      </w:pPr>
      <w:r w:rsidRPr="00EB599F">
        <w:rPr>
          <w:lang w:val="en-US"/>
        </w:rPr>
        <w:t>Annual coastal monitoring of the Eastern Gulf of Finland, carried out by VSEGEI since</w:t>
      </w:r>
      <w:r w:rsidR="00953777" w:rsidRPr="00EB599F">
        <w:rPr>
          <w:lang w:val="en-US"/>
        </w:rPr>
        <w:t xml:space="preserve"> </w:t>
      </w:r>
      <w:r w:rsidRPr="00EB599F">
        <w:rPr>
          <w:lang w:val="en-US"/>
        </w:rPr>
        <w:t>2000, using regular field observations, levelling, ground-penetration radar profiling and sediment sampling, has shown that the most heavy damage of the sandy beaches and dunes is observed  after strong western – south-western storms, accompanied by high storm surges level</w:t>
      </w:r>
      <w:r w:rsidR="006500CA" w:rsidRPr="00EB599F">
        <w:rPr>
          <w:lang w:val="en-US"/>
        </w:rPr>
        <w:t xml:space="preserve"> </w:t>
      </w:r>
      <w:r w:rsidR="002E7807" w:rsidRPr="00EB599F">
        <w:rPr>
          <w:lang w:val="en-US"/>
        </w:rPr>
        <w:t>[2]</w:t>
      </w:r>
      <w:r w:rsidRPr="00EB599F">
        <w:rPr>
          <w:lang w:val="en-US"/>
        </w:rPr>
        <w:t xml:space="preserve">. Maximal rate of erosion escarpment retreat (about 5 m after one storm event) was fixed in November and December of 2011 </w:t>
      </w:r>
      <w:r w:rsidR="002E7807" w:rsidRPr="00EB599F">
        <w:rPr>
          <w:lang w:val="en-US"/>
        </w:rPr>
        <w:t>[3]</w:t>
      </w:r>
      <w:r w:rsidR="00BC624E" w:rsidRPr="00EB599F">
        <w:rPr>
          <w:lang w:val="en-US"/>
        </w:rPr>
        <w:t>.</w:t>
      </w:r>
      <w:r w:rsidR="00842691" w:rsidRPr="00EB599F">
        <w:rPr>
          <w:lang w:val="en-US"/>
        </w:rPr>
        <w:t xml:space="preserve"> </w:t>
      </w:r>
      <w:r w:rsidR="006518EE" w:rsidRPr="00EB599F">
        <w:rPr>
          <w:lang w:val="en-US"/>
        </w:rPr>
        <w:t xml:space="preserve">Coastal monitoring reveals acceleration of erosion processes during last ten years because of higher frequency of extreme </w:t>
      </w:r>
      <w:r w:rsidR="006518EE" w:rsidRPr="004964D7">
        <w:rPr>
          <w:lang w:val="en-US"/>
        </w:rPr>
        <w:t>storms</w:t>
      </w:r>
      <w:r w:rsidR="00D21F00" w:rsidRPr="004964D7">
        <w:rPr>
          <w:lang w:val="en-US"/>
        </w:rPr>
        <w:t>.</w:t>
      </w:r>
      <w:r w:rsidR="00842691" w:rsidRPr="004964D7">
        <w:rPr>
          <w:lang w:val="en-US"/>
        </w:rPr>
        <w:t xml:space="preserve"> </w:t>
      </w:r>
      <w:del w:id="6" w:author="Ковалева Ольга Анатольевна" w:date="2016-06-15T11:45:00Z">
        <w:r w:rsidR="006500CA" w:rsidRPr="004964D7" w:rsidDel="00CB35BE">
          <w:rPr>
            <w:strike/>
            <w:lang w:val="en-US"/>
            <w:rPrChange w:id="7" w:author="Ковалева Ольга Анатольевна" w:date="2016-06-15T16:56:00Z">
              <w:rPr>
                <w:strike/>
                <w:highlight w:val="cyan"/>
                <w:lang w:val="en-US"/>
              </w:rPr>
            </w:rPrChange>
          </w:rPr>
          <w:delText>Most strong</w:delText>
        </w:r>
        <w:r w:rsidR="006500CA" w:rsidRPr="004964D7" w:rsidDel="00CB35BE">
          <w:rPr>
            <w:lang w:val="en-US"/>
          </w:rPr>
          <w:delText xml:space="preserve"> </w:delText>
        </w:r>
        <w:r w:rsidR="00B1586C" w:rsidRPr="004964D7" w:rsidDel="00CB35BE">
          <w:rPr>
            <w:lang w:val="en-US"/>
            <w:rPrChange w:id="8" w:author="Ковалева Ольга Анатольевна" w:date="2016-06-15T16:56:00Z">
              <w:rPr>
                <w:highlight w:val="cyan"/>
                <w:lang w:val="en-US"/>
              </w:rPr>
            </w:rPrChange>
          </w:rPr>
          <w:delText>t</w:delText>
        </w:r>
      </w:del>
      <w:ins w:id="9" w:author="Ковалева Ольга Анатольевна" w:date="2016-06-15T11:45:00Z">
        <w:r w:rsidR="00CB35BE" w:rsidRPr="004964D7">
          <w:rPr>
            <w:lang w:val="en-US"/>
            <w:rPrChange w:id="10" w:author="Ковалева Ольга Анатольевна" w:date="2016-06-15T16:56:00Z">
              <w:rPr>
                <w:highlight w:val="cyan"/>
                <w:lang w:val="en-US"/>
              </w:rPr>
            </w:rPrChange>
          </w:rPr>
          <w:t>T</w:t>
        </w:r>
      </w:ins>
      <w:r w:rsidR="00B1586C" w:rsidRPr="004964D7">
        <w:rPr>
          <w:lang w:val="en-US"/>
          <w:rPrChange w:id="11" w:author="Ковалева Ольга Анатольевна" w:date="2016-06-15T16:56:00Z">
            <w:rPr>
              <w:highlight w:val="cyan"/>
              <w:lang w:val="en-US"/>
            </w:rPr>
          </w:rPrChange>
        </w:rPr>
        <w:t>he stronges</w:t>
      </w:r>
      <w:r w:rsidR="00B1586C" w:rsidRPr="004964D7">
        <w:rPr>
          <w:lang w:val="en-US"/>
        </w:rPr>
        <w:t xml:space="preserve">t </w:t>
      </w:r>
      <w:r w:rsidR="006500CA" w:rsidRPr="004964D7">
        <w:rPr>
          <w:lang w:val="en-US"/>
        </w:rPr>
        <w:t>storms are observed in the Gulf of Finland during winter season</w:t>
      </w:r>
      <w:r w:rsidR="00B1586C" w:rsidRPr="004964D7">
        <w:rPr>
          <w:lang w:val="en-US"/>
          <w:rPrChange w:id="12" w:author="Ковалева Ольга Анатольевна" w:date="2016-06-15T16:56:00Z">
            <w:rPr>
              <w:highlight w:val="cyan"/>
              <w:lang w:val="en-US"/>
            </w:rPr>
          </w:rPrChange>
        </w:rPr>
        <w:t>s</w:t>
      </w:r>
      <w:r w:rsidR="006500CA" w:rsidRPr="004964D7">
        <w:rPr>
          <w:lang w:val="en-US"/>
        </w:rPr>
        <w:t>. In the previous years i</w:t>
      </w:r>
      <w:r w:rsidR="006518EE" w:rsidRPr="004964D7">
        <w:rPr>
          <w:lang w:val="en-US"/>
        </w:rPr>
        <w:t>ce cover prevent</w:t>
      </w:r>
      <w:r w:rsidR="006500CA" w:rsidRPr="004964D7">
        <w:rPr>
          <w:lang w:val="en-US"/>
        </w:rPr>
        <w:t>ed</w:t>
      </w:r>
      <w:r w:rsidR="006518EE" w:rsidRPr="004964D7">
        <w:rPr>
          <w:lang w:val="en-US"/>
        </w:rPr>
        <w:t xml:space="preserve"> coasts</w:t>
      </w:r>
      <w:r w:rsidR="00842691" w:rsidRPr="004964D7">
        <w:rPr>
          <w:lang w:val="en-US"/>
        </w:rPr>
        <w:t xml:space="preserve"> </w:t>
      </w:r>
      <w:r w:rsidR="006518EE" w:rsidRPr="004964D7">
        <w:rPr>
          <w:lang w:val="en-US"/>
        </w:rPr>
        <w:t>from erosion, but warmer winters of recent time cause</w:t>
      </w:r>
      <w:r w:rsidR="00CB35BE" w:rsidRPr="004964D7">
        <w:rPr>
          <w:lang w:val="en-US"/>
          <w:rPrChange w:id="13" w:author="Ковалева Ольга Анатольевна" w:date="2016-06-15T16:56:00Z">
            <w:rPr>
              <w:highlight w:val="cyan"/>
              <w:lang w:val="en-US"/>
            </w:rPr>
          </w:rPrChange>
        </w:rPr>
        <w:t>d</w:t>
      </w:r>
      <w:r w:rsidR="006518EE" w:rsidRPr="00EB599F">
        <w:rPr>
          <w:lang w:val="en-US"/>
        </w:rPr>
        <w:t xml:space="preserve"> decrease of stable ice development in the Eastern Gulf of Finland. </w:t>
      </w:r>
      <w:r w:rsidR="000F5341" w:rsidRPr="00EB599F">
        <w:rPr>
          <w:lang w:val="en-US"/>
        </w:rPr>
        <w:t xml:space="preserve">Development of effective coast protection </w:t>
      </w:r>
      <w:r w:rsidR="000F5341" w:rsidRPr="004964D7">
        <w:rPr>
          <w:lang w:val="en-US"/>
        </w:rPr>
        <w:lastRenderedPageBreak/>
        <w:t>system</w:t>
      </w:r>
      <w:ins w:id="14" w:author="Ковалева Ольга Анатольевна" w:date="2016-06-15T11:43:00Z">
        <w:r w:rsidR="00CB35BE" w:rsidRPr="004964D7">
          <w:rPr>
            <w:lang w:val="en-US"/>
          </w:rPr>
          <w:t xml:space="preserve"> is</w:t>
        </w:r>
      </w:ins>
      <w:r w:rsidR="000F5341" w:rsidRPr="004964D7">
        <w:rPr>
          <w:lang w:val="en-US"/>
        </w:rPr>
        <w:t xml:space="preserve"> </w:t>
      </w:r>
      <w:r w:rsidR="00CD1D33" w:rsidRPr="004964D7">
        <w:rPr>
          <w:lang w:val="en-US"/>
        </w:rPr>
        <w:t>required quantitative assessment of coastal transformation and volume of loss of sediment material under impact of severe storms</w:t>
      </w:r>
      <w:r w:rsidR="00D21F00" w:rsidRPr="004964D7">
        <w:rPr>
          <w:lang w:val="en-US"/>
        </w:rPr>
        <w:t xml:space="preserve">. </w:t>
      </w:r>
    </w:p>
    <w:p w:rsidR="00FB0600" w:rsidRPr="00EB599F" w:rsidRDefault="00A26D5E" w:rsidP="008C15C5">
      <w:pPr>
        <w:pStyle w:val="a3"/>
        <w:spacing w:line="23" w:lineRule="atLeast"/>
        <w:rPr>
          <w:lang w:val="en-US"/>
        </w:rPr>
      </w:pPr>
      <w:r w:rsidRPr="004964D7">
        <w:rPr>
          <w:lang w:val="en-US"/>
        </w:rPr>
        <w:t>The first attempt of such assessment was done in</w:t>
      </w:r>
      <w:ins w:id="15" w:author="Ковалева Ольга Анатольевна" w:date="2016-06-15T15:53:00Z">
        <w:r w:rsidR="00313FE3" w:rsidRPr="004964D7">
          <w:rPr>
            <w:lang w:val="en-US"/>
          </w:rPr>
          <w:t xml:space="preserve"> the</w:t>
        </w:r>
      </w:ins>
      <w:r w:rsidRPr="004964D7">
        <w:rPr>
          <w:lang w:val="en-US"/>
        </w:rPr>
        <w:t xml:space="preserve"> frame of </w:t>
      </w:r>
      <w:ins w:id="16" w:author="Ковалева Ольга Анатольевна" w:date="2016-06-15T11:44:00Z">
        <w:r w:rsidR="00CB35BE" w:rsidRPr="004964D7">
          <w:rPr>
            <w:lang w:val="en-US"/>
          </w:rPr>
          <w:t xml:space="preserve">the </w:t>
        </w:r>
      </w:ins>
      <w:r w:rsidRPr="004964D7">
        <w:rPr>
          <w:lang w:val="en-US"/>
        </w:rPr>
        <w:t xml:space="preserve">Russian-Finnish project </w:t>
      </w:r>
      <w:r w:rsidR="00BA33AD" w:rsidRPr="004964D7">
        <w:rPr>
          <w:lang w:val="en-US"/>
        </w:rPr>
        <w:t>“Climate Proof Living Environment” (</w:t>
      </w:r>
      <w:r w:rsidR="00726977" w:rsidRPr="004964D7">
        <w:t>С</w:t>
      </w:r>
      <w:ins w:id="17" w:author="Ковалева Ольга Анатольевна" w:date="2016-06-15T11:44:00Z">
        <w:r w:rsidR="00CB35BE" w:rsidRPr="004964D7">
          <w:rPr>
            <w:lang w:val="en-US"/>
          </w:rPr>
          <w:t>l</w:t>
        </w:r>
      </w:ins>
      <w:del w:id="18" w:author="Ковалева Ольга Анатольевна" w:date="2016-06-15T11:44:00Z">
        <w:r w:rsidR="000C63D1" w:rsidRPr="004964D7" w:rsidDel="00CB35BE">
          <w:rPr>
            <w:lang w:val="en-US"/>
          </w:rPr>
          <w:delText>L</w:delText>
        </w:r>
      </w:del>
      <w:r w:rsidR="000C63D1" w:rsidRPr="004964D7">
        <w:rPr>
          <w:lang w:val="en-US"/>
        </w:rPr>
        <w:t>iPLiv</w:t>
      </w:r>
      <w:ins w:id="19" w:author="Ковалева Ольга Анатольевна" w:date="2016-06-15T11:44:00Z">
        <w:r w:rsidR="00CB35BE" w:rsidRPr="004964D7">
          <w:rPr>
            <w:lang w:val="en-US"/>
          </w:rPr>
          <w:t>E</w:t>
        </w:r>
      </w:ins>
      <w:del w:id="20" w:author="Ковалева Ольга Анатольевна" w:date="2016-06-15T11:44:00Z">
        <w:r w:rsidR="000C63D1" w:rsidRPr="004964D7" w:rsidDel="00CB35BE">
          <w:rPr>
            <w:lang w:val="en-US"/>
          </w:rPr>
          <w:delText>e</w:delText>
        </w:r>
      </w:del>
      <w:r w:rsidR="000C63D1" w:rsidRPr="004964D7">
        <w:rPr>
          <w:lang w:val="en-US"/>
        </w:rPr>
        <w:t>)</w:t>
      </w:r>
      <w:r w:rsidR="00726977" w:rsidRPr="004964D7">
        <w:rPr>
          <w:lang w:val="en-US"/>
        </w:rPr>
        <w:t xml:space="preserve"> </w:t>
      </w:r>
      <w:r w:rsidR="000C63D1" w:rsidRPr="004964D7">
        <w:rPr>
          <w:lang w:val="en-US"/>
        </w:rPr>
        <w:t xml:space="preserve">of South-East Finland </w:t>
      </w:r>
      <w:r w:rsidR="002C35EB" w:rsidRPr="004964D7">
        <w:rPr>
          <w:lang w:val="en-US"/>
        </w:rPr>
        <w:t>–</w:t>
      </w:r>
      <w:r w:rsidR="000C63D1" w:rsidRPr="004964D7">
        <w:rPr>
          <w:lang w:val="en-US"/>
        </w:rPr>
        <w:t xml:space="preserve"> Russia ENPI CBC 2007 – 201</w:t>
      </w:r>
      <w:r w:rsidR="00695E27" w:rsidRPr="004964D7">
        <w:rPr>
          <w:lang w:val="en-US"/>
        </w:rPr>
        <w:t>4</w:t>
      </w:r>
      <w:r w:rsidR="000C63D1" w:rsidRPr="004964D7">
        <w:rPr>
          <w:lang w:val="en-US"/>
        </w:rPr>
        <w:t xml:space="preserve"> Program. In 2012-2013, the laser scanning of</w:t>
      </w:r>
      <w:ins w:id="21" w:author="Ковалева Ольга Анатольевна" w:date="2016-06-15T11:44:00Z">
        <w:r w:rsidR="00CB35BE" w:rsidRPr="004964D7">
          <w:rPr>
            <w:lang w:val="en-US"/>
          </w:rPr>
          <w:t xml:space="preserve"> a</w:t>
        </w:r>
      </w:ins>
      <w:r w:rsidR="000C63D1" w:rsidRPr="004964D7">
        <w:rPr>
          <w:lang w:val="en-US"/>
        </w:rPr>
        <w:t xml:space="preserve"> beachface was carried out along 500 m of </w:t>
      </w:r>
      <w:ins w:id="22" w:author="Ковалева Ольга Анатольевна" w:date="2016-06-15T11:45:00Z">
        <w:r w:rsidR="00CB35BE" w:rsidRPr="004964D7">
          <w:rPr>
            <w:lang w:val="en-US"/>
          </w:rPr>
          <w:t xml:space="preserve">the </w:t>
        </w:r>
      </w:ins>
      <w:r w:rsidR="000C63D1" w:rsidRPr="004964D7">
        <w:rPr>
          <w:lang w:val="en-US"/>
        </w:rPr>
        <w:t xml:space="preserve">shoreline in Komarovo village. Measurements were repeated </w:t>
      </w:r>
      <w:del w:id="23" w:author="Ковалева Ольга Анатольевна" w:date="2016-06-15T11:45:00Z">
        <w:r w:rsidR="000C63D1" w:rsidRPr="004964D7" w:rsidDel="00CB35BE">
          <w:rPr>
            <w:lang w:val="en-US"/>
          </w:rPr>
          <w:delText>two times</w:delText>
        </w:r>
      </w:del>
      <w:ins w:id="24" w:author="Ковалева Ольга Анатольевна" w:date="2016-06-15T11:45:00Z">
        <w:r w:rsidR="00CB35BE" w:rsidRPr="004964D7">
          <w:rPr>
            <w:lang w:val="en-US"/>
          </w:rPr>
          <w:t>twice</w:t>
        </w:r>
      </w:ins>
      <w:r w:rsidR="000C63D1" w:rsidRPr="004964D7">
        <w:rPr>
          <w:lang w:val="en-US"/>
        </w:rPr>
        <w:t xml:space="preserve"> – in October 2012 (during period of beach stabilization) and in November 2013 (right after several strong storm, e.g. so called “Saint Juda” hurricane)</w:t>
      </w:r>
      <w:r w:rsidR="00274135" w:rsidRPr="004964D7">
        <w:rPr>
          <w:lang w:val="en-US"/>
        </w:rPr>
        <w:t xml:space="preserve">. GIS analyses of </w:t>
      </w:r>
      <w:ins w:id="25" w:author="Ковалева Ольга Анатольевна" w:date="2016-06-15T11:53:00Z">
        <w:r w:rsidR="00007677" w:rsidRPr="004964D7">
          <w:rPr>
            <w:lang w:val="en-US"/>
          </w:rPr>
          <w:t xml:space="preserve">received </w:t>
        </w:r>
      </w:ins>
      <w:r w:rsidR="00274135" w:rsidRPr="004964D7">
        <w:rPr>
          <w:lang w:val="en-US"/>
        </w:rPr>
        <w:t xml:space="preserve">result </w:t>
      </w:r>
      <w:del w:id="26" w:author="Ковалева Ольга Анатольевна" w:date="2016-06-15T11:53:00Z">
        <w:r w:rsidR="00274135" w:rsidRPr="004964D7" w:rsidDel="00007677">
          <w:rPr>
            <w:lang w:val="en-US"/>
          </w:rPr>
          <w:delText xml:space="preserve">received </w:delText>
        </w:r>
      </w:del>
      <w:del w:id="27" w:author="Ковалева Ольга Анатольевна" w:date="2016-06-15T11:54:00Z">
        <w:r w:rsidR="00274135" w:rsidRPr="004964D7" w:rsidDel="00007677">
          <w:rPr>
            <w:lang w:val="en-US"/>
          </w:rPr>
          <w:delText xml:space="preserve">have </w:delText>
        </w:r>
      </w:del>
      <w:ins w:id="28" w:author="Ковалева Ольга Анатольевна" w:date="2016-06-15T11:54:00Z">
        <w:r w:rsidR="00007677" w:rsidRPr="004964D7">
          <w:rPr>
            <w:lang w:val="en-US"/>
          </w:rPr>
          <w:t xml:space="preserve">has </w:t>
        </w:r>
      </w:ins>
      <w:r w:rsidR="00274135" w:rsidRPr="004964D7">
        <w:rPr>
          <w:lang w:val="en-US"/>
        </w:rPr>
        <w:t xml:space="preserve">shown that during storm sand material is actively removed from the backshore; erosion escarpment in the foredune is forming and quickly retreating. </w:t>
      </w:r>
      <w:r w:rsidR="00755FCC" w:rsidRPr="004964D7">
        <w:rPr>
          <w:lang w:val="en-US"/>
        </w:rPr>
        <w:t>Part of eroded sand at the same time is accumulating on the beachface</w:t>
      </w:r>
      <w:del w:id="29" w:author="Ковалева Ольга Анатольевна" w:date="2016-06-15T11:54:00Z">
        <w:r w:rsidR="00755FCC" w:rsidRPr="004964D7" w:rsidDel="00007677">
          <w:rPr>
            <w:lang w:val="en-US"/>
          </w:rPr>
          <w:delText xml:space="preserve"> surface</w:delText>
        </w:r>
      </w:del>
      <w:r w:rsidR="00755FCC" w:rsidRPr="004964D7">
        <w:rPr>
          <w:lang w:val="en-US"/>
        </w:rPr>
        <w:t xml:space="preserve">, but </w:t>
      </w:r>
      <w:r w:rsidR="00A617AA" w:rsidRPr="004964D7">
        <w:rPr>
          <w:lang w:val="en-US"/>
        </w:rPr>
        <w:t xml:space="preserve">the other part is transporting offshore so </w:t>
      </w:r>
      <w:r w:rsidR="00755FCC" w:rsidRPr="004964D7">
        <w:rPr>
          <w:lang w:val="en-US"/>
        </w:rPr>
        <w:t xml:space="preserve">the total sediment balance by the end of the storm is negative. </w:t>
      </w:r>
      <w:r w:rsidR="008A426E" w:rsidRPr="004964D7">
        <w:rPr>
          <w:lang w:val="en-US"/>
        </w:rPr>
        <w:t>V</w:t>
      </w:r>
      <w:r w:rsidR="00A617AA" w:rsidRPr="004964D7">
        <w:rPr>
          <w:lang w:val="en-US"/>
        </w:rPr>
        <w:t xml:space="preserve">olume of sediment loss reached </w:t>
      </w:r>
      <w:r w:rsidR="00E56852" w:rsidRPr="004964D7">
        <w:rPr>
          <w:lang w:val="en-US"/>
        </w:rPr>
        <w:t xml:space="preserve">459 </w:t>
      </w:r>
      <w:r w:rsidR="00A617AA" w:rsidRPr="004964D7">
        <w:rPr>
          <w:lang w:val="en-US"/>
        </w:rPr>
        <w:t>m</w:t>
      </w:r>
      <w:r w:rsidR="00E56852" w:rsidRPr="004964D7">
        <w:rPr>
          <w:vertAlign w:val="superscript"/>
          <w:lang w:val="en-US"/>
        </w:rPr>
        <w:t>3</w:t>
      </w:r>
      <w:r w:rsidR="00E56852" w:rsidRPr="004964D7">
        <w:rPr>
          <w:lang w:val="en-US"/>
        </w:rPr>
        <w:t xml:space="preserve"> (</w:t>
      </w:r>
      <w:r w:rsidR="00A617AA" w:rsidRPr="004964D7">
        <w:rPr>
          <w:lang w:val="en-US"/>
        </w:rPr>
        <w:t>about</w:t>
      </w:r>
      <w:r w:rsidR="00E56852" w:rsidRPr="004964D7">
        <w:rPr>
          <w:lang w:val="en-US"/>
        </w:rPr>
        <w:t xml:space="preserve"> 90 </w:t>
      </w:r>
      <w:r w:rsidR="00A617AA" w:rsidRPr="004964D7">
        <w:rPr>
          <w:lang w:val="en-US"/>
        </w:rPr>
        <w:t>m</w:t>
      </w:r>
      <w:r w:rsidR="00E56852" w:rsidRPr="004964D7">
        <w:rPr>
          <w:vertAlign w:val="superscript"/>
          <w:lang w:val="en-US"/>
        </w:rPr>
        <w:t>3</w:t>
      </w:r>
      <w:r w:rsidR="0071481F" w:rsidRPr="004964D7">
        <w:rPr>
          <w:lang w:val="en-US"/>
        </w:rPr>
        <w:t xml:space="preserve"> </w:t>
      </w:r>
      <w:r w:rsidR="00A617AA" w:rsidRPr="004964D7">
        <w:rPr>
          <w:lang w:val="en-US"/>
        </w:rPr>
        <w:t xml:space="preserve">from </w:t>
      </w:r>
      <w:r w:rsidR="0071481F" w:rsidRPr="004964D7">
        <w:rPr>
          <w:lang w:val="en-US"/>
        </w:rPr>
        <w:t xml:space="preserve">100 </w:t>
      </w:r>
      <w:r w:rsidR="00A617AA" w:rsidRPr="004964D7">
        <w:rPr>
          <w:lang w:val="en-US"/>
        </w:rPr>
        <w:t>m of beach</w:t>
      </w:r>
      <w:r w:rsidR="0071481F" w:rsidRPr="004964D7">
        <w:rPr>
          <w:lang w:val="en-US"/>
        </w:rPr>
        <w:t>)</w:t>
      </w:r>
      <w:r w:rsidR="005457F0" w:rsidRPr="004964D7">
        <w:rPr>
          <w:lang w:val="en-US"/>
        </w:rPr>
        <w:t xml:space="preserve"> </w:t>
      </w:r>
      <w:r w:rsidR="0071481F" w:rsidRPr="004964D7">
        <w:rPr>
          <w:lang w:val="en-US"/>
        </w:rPr>
        <w:t>(C</w:t>
      </w:r>
      <w:del w:id="30" w:author="Ковалева Ольга Анатольевна" w:date="2016-06-15T12:01:00Z">
        <w:r w:rsidR="0071481F" w:rsidRPr="004964D7" w:rsidDel="00007677">
          <w:rPr>
            <w:lang w:val="en-US"/>
          </w:rPr>
          <w:delText>L</w:delText>
        </w:r>
      </w:del>
      <w:ins w:id="31" w:author="Ковалева Ольга Анатольевна" w:date="2016-06-15T12:01:00Z">
        <w:r w:rsidR="00007677" w:rsidRPr="004964D7">
          <w:rPr>
            <w:lang w:val="en-US"/>
          </w:rPr>
          <w:t>l</w:t>
        </w:r>
      </w:ins>
      <w:r w:rsidR="0071481F" w:rsidRPr="004964D7">
        <w:rPr>
          <w:lang w:val="en-US"/>
        </w:rPr>
        <w:t>iPLivE</w:t>
      </w:r>
      <w:ins w:id="32" w:author="Ковалева Ольга Анатольевна" w:date="2016-06-15T11:55:00Z">
        <w:r w:rsidR="00007677" w:rsidRPr="004964D7">
          <w:rPr>
            <w:lang w:val="en-US"/>
          </w:rPr>
          <w:t xml:space="preserve"> </w:t>
        </w:r>
      </w:ins>
      <w:r w:rsidR="0071481F" w:rsidRPr="004964D7">
        <w:rPr>
          <w:lang w:val="en-US"/>
        </w:rPr>
        <w:t>Report, 2014)</w:t>
      </w:r>
      <w:r w:rsidR="00695E27" w:rsidRPr="004964D7">
        <w:rPr>
          <w:lang w:val="en-US"/>
        </w:rPr>
        <w:t>.</w:t>
      </w:r>
    </w:p>
    <w:p w:rsidR="00063DB5" w:rsidRPr="00EB599F" w:rsidRDefault="00423340" w:rsidP="008C15C5">
      <w:pPr>
        <w:pStyle w:val="a3"/>
        <w:spacing w:line="23" w:lineRule="atLeast"/>
        <w:rPr>
          <w:lang w:val="en-US"/>
        </w:rPr>
      </w:pPr>
      <w:r w:rsidRPr="00EB599F">
        <w:rPr>
          <w:lang w:val="en-US"/>
        </w:rPr>
        <w:t xml:space="preserve">Using of laser scanning was continued in frame </w:t>
      </w:r>
      <w:ins w:id="33" w:author="Ковалева Ольга Анатольевна" w:date="2016-06-15T12:02:00Z">
        <w:r w:rsidR="00007677">
          <w:rPr>
            <w:lang w:val="en-US"/>
          </w:rPr>
          <w:t xml:space="preserve">of the </w:t>
        </w:r>
      </w:ins>
      <w:r w:rsidRPr="00EB599F">
        <w:rPr>
          <w:lang w:val="en-US"/>
        </w:rPr>
        <w:t xml:space="preserve">project of General Coast Protection Plan development, undertaken by State Geological Enterprise “Mineral” together with VSEGEI specialists. In 2015 laser scanning was organized along three coastal segments, characterizing sandy beaches of different </w:t>
      </w:r>
      <w:r w:rsidR="005C7706" w:rsidRPr="00EB599F">
        <w:rPr>
          <w:lang w:val="en-US"/>
        </w:rPr>
        <w:t>shoreline direction</w:t>
      </w:r>
      <w:ins w:id="34" w:author="Ковалева Ольга Анатольевна" w:date="2016-06-15T12:02:00Z">
        <w:r w:rsidR="00F869C8">
          <w:rPr>
            <w:lang w:val="en-US"/>
          </w:rPr>
          <w:t>s</w:t>
        </w:r>
      </w:ins>
      <w:r w:rsidR="00063DB5" w:rsidRPr="00EB599F">
        <w:rPr>
          <w:lang w:val="en-US"/>
        </w:rPr>
        <w:t xml:space="preserve">. </w:t>
      </w:r>
      <w:r w:rsidR="005C7706" w:rsidRPr="00EB599F">
        <w:rPr>
          <w:lang w:val="en-US"/>
        </w:rPr>
        <w:t xml:space="preserve">In Komarovo village beach, laser scanning was undertaken within area of </w:t>
      </w:r>
      <w:ins w:id="35" w:author="Ковалева Ольга Анатольевна" w:date="2016-06-15T12:04:00Z">
        <w:r w:rsidR="00F869C8">
          <w:rPr>
            <w:lang w:val="en-US"/>
          </w:rPr>
          <w:t xml:space="preserve">the </w:t>
        </w:r>
      </w:ins>
      <w:r w:rsidR="005C7706" w:rsidRPr="00EB599F">
        <w:rPr>
          <w:lang w:val="en-US"/>
        </w:rPr>
        <w:t>previous study.</w:t>
      </w:r>
      <w:r w:rsidR="00063DB5" w:rsidRPr="00EB599F">
        <w:rPr>
          <w:lang w:val="en-US"/>
        </w:rPr>
        <w:t xml:space="preserve"> </w:t>
      </w:r>
      <w:r w:rsidR="005C7706" w:rsidRPr="00EB599F">
        <w:rPr>
          <w:lang w:val="en-US"/>
        </w:rPr>
        <w:t>For all study areas measurements were carried out in summer time (August 2015)</w:t>
      </w:r>
      <w:r w:rsidR="00063DB5" w:rsidRPr="00EB599F">
        <w:rPr>
          <w:lang w:val="en-US"/>
        </w:rPr>
        <w:t xml:space="preserve">, </w:t>
      </w:r>
      <w:r w:rsidR="005C7706" w:rsidRPr="00EB599F">
        <w:rPr>
          <w:lang w:val="en-US"/>
        </w:rPr>
        <w:t xml:space="preserve">and after </w:t>
      </w:r>
      <w:ins w:id="36" w:author="Ковалева Ольга Анатольевна" w:date="2016-06-15T12:04:00Z">
        <w:r w:rsidR="00F869C8">
          <w:rPr>
            <w:lang w:val="en-US"/>
          </w:rPr>
          <w:t xml:space="preserve">the </w:t>
        </w:r>
      </w:ins>
      <w:r w:rsidR="005C7706" w:rsidRPr="00EB599F">
        <w:rPr>
          <w:lang w:val="en-US"/>
        </w:rPr>
        <w:t>extreme storm of 5-7 December 2015, when the wave height</w:t>
      </w:r>
      <w:ins w:id="37" w:author="Ковалева Ольга Анатольевна" w:date="2016-06-15T12:05:00Z">
        <w:r w:rsidR="00F869C8">
          <w:rPr>
            <w:lang w:val="en-US"/>
          </w:rPr>
          <w:t>s</w:t>
        </w:r>
      </w:ins>
      <w:r w:rsidR="005C7706" w:rsidRPr="00EB599F">
        <w:rPr>
          <w:lang w:val="en-US"/>
        </w:rPr>
        <w:t xml:space="preserve"> in open part of the Gulf </w:t>
      </w:r>
      <w:r w:rsidR="00507258" w:rsidRPr="00EB599F">
        <w:rPr>
          <w:lang w:val="en-US"/>
        </w:rPr>
        <w:t>was</w:t>
      </w:r>
      <w:r w:rsidR="005C7706" w:rsidRPr="00EB599F">
        <w:rPr>
          <w:lang w:val="en-US"/>
        </w:rPr>
        <w:t xml:space="preserve"> 3-4 m </w:t>
      </w:r>
      <w:r w:rsidR="00063DB5" w:rsidRPr="00EB599F">
        <w:rPr>
          <w:lang w:val="en-US"/>
        </w:rPr>
        <w:t xml:space="preserve">(meteo.pl), </w:t>
      </w:r>
      <w:r w:rsidR="005C7706" w:rsidRPr="00EB599F">
        <w:rPr>
          <w:lang w:val="en-US"/>
        </w:rPr>
        <w:t>wind speed (</w:t>
      </w:r>
      <w:r w:rsidR="00507258" w:rsidRPr="00EB599F">
        <w:rPr>
          <w:lang w:val="en-US"/>
        </w:rPr>
        <w:t>i</w:t>
      </w:r>
      <w:r w:rsidR="005C7706" w:rsidRPr="00EB599F">
        <w:rPr>
          <w:lang w:val="en-US"/>
        </w:rPr>
        <w:t xml:space="preserve">n gusts) </w:t>
      </w:r>
      <w:r w:rsidR="00507258" w:rsidRPr="00EB599F">
        <w:rPr>
          <w:lang w:val="en-US"/>
        </w:rPr>
        <w:t xml:space="preserve">reached </w:t>
      </w:r>
      <w:r w:rsidR="00063DB5" w:rsidRPr="00EB599F">
        <w:rPr>
          <w:lang w:val="en-US"/>
        </w:rPr>
        <w:t xml:space="preserve">23 </w:t>
      </w:r>
      <w:r w:rsidR="00507258" w:rsidRPr="00EB599F">
        <w:rPr>
          <w:lang w:val="en-US"/>
        </w:rPr>
        <w:t>m</w:t>
      </w:r>
      <w:r w:rsidR="00063DB5" w:rsidRPr="00EB599F">
        <w:rPr>
          <w:lang w:val="en-US"/>
        </w:rPr>
        <w:t>/</w:t>
      </w:r>
      <w:r w:rsidR="00507258" w:rsidRPr="00EB599F">
        <w:rPr>
          <w:lang w:val="en-US"/>
        </w:rPr>
        <w:t>s</w:t>
      </w:r>
      <w:r w:rsidR="00063DB5" w:rsidRPr="00EB599F">
        <w:rPr>
          <w:lang w:val="en-US"/>
        </w:rPr>
        <w:t xml:space="preserve">. </w:t>
      </w:r>
      <w:r w:rsidR="00507258" w:rsidRPr="00EB599F">
        <w:rPr>
          <w:lang w:val="en-US"/>
        </w:rPr>
        <w:t xml:space="preserve">Due to warm autumn weather the ice cover in the Eastern Gulf of Finland was absent, so the beaches, dune belt and coastal infrastructure </w:t>
      </w:r>
      <w:del w:id="38" w:author="Ковалева Ольга Анатольевна" w:date="2016-06-15T12:06:00Z">
        <w:r w:rsidR="00507258" w:rsidRPr="00EB599F" w:rsidDel="00F869C8">
          <w:rPr>
            <w:lang w:val="en-US"/>
          </w:rPr>
          <w:delText xml:space="preserve">was </w:delText>
        </w:r>
      </w:del>
      <w:ins w:id="39" w:author="Ковалева Ольга Анатольевна" w:date="2016-06-15T12:06:00Z">
        <w:r w:rsidR="00F869C8">
          <w:rPr>
            <w:lang w:val="en-US"/>
          </w:rPr>
          <w:t>were</w:t>
        </w:r>
        <w:r w:rsidR="00F869C8" w:rsidRPr="00EB599F">
          <w:rPr>
            <w:lang w:val="en-US"/>
          </w:rPr>
          <w:t xml:space="preserve"> </w:t>
        </w:r>
      </w:ins>
      <w:r w:rsidR="00507258" w:rsidRPr="00EB599F">
        <w:rPr>
          <w:lang w:val="en-US"/>
        </w:rPr>
        <w:t xml:space="preserve">seriously damaged. </w:t>
      </w:r>
    </w:p>
    <w:p w:rsidR="0080338F" w:rsidRPr="00EB599F" w:rsidRDefault="00507258" w:rsidP="008C15C5">
      <w:pPr>
        <w:pStyle w:val="a3"/>
        <w:spacing w:line="23" w:lineRule="atLeast"/>
        <w:rPr>
          <w:lang w:val="en-US"/>
        </w:rPr>
      </w:pPr>
      <w:r w:rsidRPr="00EB599F">
        <w:rPr>
          <w:lang w:val="en-US"/>
        </w:rPr>
        <w:t xml:space="preserve">The main goal of </w:t>
      </w:r>
      <w:ins w:id="40" w:author="Ковалева Ольга Анатольевна" w:date="2016-06-15T12:06:00Z">
        <w:r w:rsidR="00F869C8">
          <w:rPr>
            <w:lang w:val="en-US"/>
          </w:rPr>
          <w:t xml:space="preserve">the </w:t>
        </w:r>
      </w:ins>
      <w:r w:rsidRPr="00EB599F">
        <w:rPr>
          <w:lang w:val="en-US"/>
        </w:rPr>
        <w:t>reported study was to establish volumes of eroded, removed and redeposited sand material over the storm surge of 5-7 December</w:t>
      </w:r>
      <w:r w:rsidR="009A4DC4" w:rsidRPr="00EB599F">
        <w:rPr>
          <w:lang w:val="en-US"/>
        </w:rPr>
        <w:t xml:space="preserve">, </w:t>
      </w:r>
      <w:r w:rsidRPr="00EB599F">
        <w:rPr>
          <w:lang w:val="en-US"/>
        </w:rPr>
        <w:t xml:space="preserve">and to verify mathematical model of beach profile deformation. </w:t>
      </w:r>
      <w:r w:rsidR="00E355A5" w:rsidRPr="00EB599F">
        <w:rPr>
          <w:lang w:val="en-US"/>
        </w:rPr>
        <w:t xml:space="preserve">Compiled detailed </w:t>
      </w:r>
      <w:r w:rsidR="00584874" w:rsidRPr="00EB599F">
        <w:rPr>
          <w:lang w:val="en-US"/>
        </w:rPr>
        <w:t>3D GIS models</w:t>
      </w:r>
      <w:r w:rsidR="00E355A5" w:rsidRPr="00EB599F">
        <w:rPr>
          <w:lang w:val="en-US"/>
        </w:rPr>
        <w:t xml:space="preserve"> of coastal relief</w:t>
      </w:r>
      <w:r w:rsidR="00584874" w:rsidRPr="00EB599F">
        <w:rPr>
          <w:lang w:val="en-US"/>
        </w:rPr>
        <w:t xml:space="preserve">, based on high-resolution geodesic survey, </w:t>
      </w:r>
      <w:r w:rsidR="00E355A5" w:rsidRPr="00EB599F">
        <w:rPr>
          <w:lang w:val="en-US"/>
        </w:rPr>
        <w:t xml:space="preserve">allowed to receive a </w:t>
      </w:r>
      <w:r w:rsidR="006500CA" w:rsidRPr="00EB599F">
        <w:rPr>
          <w:lang w:val="en-US"/>
        </w:rPr>
        <w:t xml:space="preserve">highly reliable </w:t>
      </w:r>
      <w:r w:rsidR="00E355A5" w:rsidRPr="00EB599F">
        <w:rPr>
          <w:lang w:val="en-US"/>
        </w:rPr>
        <w:t>data about beachface transformation under the extreme storm impact and quantitative assessment of erosion volumes and sediment loss.</w:t>
      </w:r>
    </w:p>
    <w:p w:rsidR="0080338F" w:rsidRPr="00EB599F" w:rsidRDefault="0080338F" w:rsidP="008C15C5">
      <w:pPr>
        <w:spacing w:line="23" w:lineRule="atLeast"/>
        <w:rPr>
          <w:lang w:val="en-US"/>
        </w:rPr>
      </w:pPr>
    </w:p>
    <w:p w:rsidR="00905B40" w:rsidRPr="00EB599F" w:rsidRDefault="00905B40" w:rsidP="008C15C5">
      <w:pPr>
        <w:pStyle w:val="a3"/>
        <w:numPr>
          <w:ilvl w:val="0"/>
          <w:numId w:val="3"/>
        </w:numPr>
        <w:spacing w:line="23" w:lineRule="atLeast"/>
        <w:jc w:val="center"/>
        <w:rPr>
          <w:caps/>
          <w:lang w:val="en-US"/>
        </w:rPr>
      </w:pPr>
      <w:r w:rsidRPr="00EB599F">
        <w:rPr>
          <w:caps/>
          <w:lang w:val="en-US"/>
        </w:rPr>
        <w:t>Materials and methods</w:t>
      </w:r>
    </w:p>
    <w:p w:rsidR="00905B40" w:rsidRPr="00EB599F" w:rsidRDefault="00905B40" w:rsidP="008C15C5">
      <w:pPr>
        <w:pStyle w:val="a3"/>
        <w:spacing w:line="23" w:lineRule="atLeast"/>
        <w:rPr>
          <w:b/>
          <w:lang w:val="en-US"/>
        </w:rPr>
      </w:pPr>
    </w:p>
    <w:p w:rsidR="00905B40" w:rsidRPr="00EB599F" w:rsidRDefault="00905B40" w:rsidP="008C15C5">
      <w:pPr>
        <w:pStyle w:val="a3"/>
        <w:spacing w:line="23" w:lineRule="atLeast"/>
        <w:rPr>
          <w:lang w:val="en-US"/>
        </w:rPr>
      </w:pPr>
      <w:r w:rsidRPr="00EB599F">
        <w:rPr>
          <w:lang w:val="en-US"/>
        </w:rPr>
        <w:t xml:space="preserve">Within three beach areas of the Kurortny District (St. Petersburg) a terrestrial laser scanning (TLS) survey was carried out before and after storm events of December 2015. TLS technology allowed calculating a volume of transported beach sand. The data </w:t>
      </w:r>
      <w:del w:id="41" w:author="Ковалева Ольга Анатольевна" w:date="2016-06-15T13:10:00Z">
        <w:r w:rsidR="006500CA" w:rsidRPr="00EB599F" w:rsidDel="00173D44">
          <w:rPr>
            <w:lang w:val="en-US"/>
          </w:rPr>
          <w:delText>on</w:delText>
        </w:r>
        <w:r w:rsidRPr="00EB599F" w:rsidDel="00173D44">
          <w:rPr>
            <w:lang w:val="en-US"/>
          </w:rPr>
          <w:delText xml:space="preserve"> </w:delText>
        </w:r>
      </w:del>
      <w:ins w:id="42" w:author="Ковалева Ольга Анатольевна" w:date="2016-06-15T13:10:00Z">
        <w:r w:rsidR="00173D44" w:rsidRPr="00EB599F">
          <w:rPr>
            <w:lang w:val="en-US"/>
          </w:rPr>
          <w:t>o</w:t>
        </w:r>
        <w:r w:rsidR="00173D44">
          <w:rPr>
            <w:lang w:val="en-US"/>
          </w:rPr>
          <w:t>f</w:t>
        </w:r>
        <w:r w:rsidR="00173D44" w:rsidRPr="00EB599F">
          <w:rPr>
            <w:lang w:val="en-US"/>
          </w:rPr>
          <w:t xml:space="preserve"> </w:t>
        </w:r>
      </w:ins>
      <w:r w:rsidRPr="00EB599F">
        <w:rPr>
          <w:lang w:val="en-US"/>
        </w:rPr>
        <w:t xml:space="preserve">relief </w:t>
      </w:r>
      <w:r w:rsidR="006500CA" w:rsidRPr="00EB599F">
        <w:rPr>
          <w:lang w:val="en-US"/>
        </w:rPr>
        <w:t xml:space="preserve">transformation </w:t>
      </w:r>
      <w:r w:rsidRPr="00EB599F">
        <w:rPr>
          <w:lang w:val="en-US"/>
        </w:rPr>
        <w:t xml:space="preserve">is a base for simulation of parameters of the </w:t>
      </w:r>
      <w:r w:rsidR="006500CA" w:rsidRPr="00EB599F">
        <w:rPr>
          <w:lang w:val="en-US"/>
        </w:rPr>
        <w:t xml:space="preserve">last storm </w:t>
      </w:r>
      <w:r w:rsidR="00933855" w:rsidRPr="00EB599F">
        <w:rPr>
          <w:lang w:val="en-US"/>
        </w:rPr>
        <w:t>culmination</w:t>
      </w:r>
      <w:r w:rsidRPr="00EB599F">
        <w:rPr>
          <w:lang w:val="en-US"/>
        </w:rPr>
        <w:t>.</w:t>
      </w:r>
      <w:r w:rsidR="00EF7E07" w:rsidRPr="00EB599F">
        <w:rPr>
          <w:lang w:val="en-US"/>
        </w:rPr>
        <w:t xml:space="preserve"> </w:t>
      </w:r>
      <w:r w:rsidRPr="00EB599F">
        <w:rPr>
          <w:lang w:val="en-US"/>
        </w:rPr>
        <w:t>The 3D laser scanning covered the beach surface and a first dune ridge or an erosion escarp</w:t>
      </w:r>
      <w:r w:rsidR="004D2863" w:rsidRPr="00EB599F">
        <w:rPr>
          <w:lang w:val="en-US"/>
        </w:rPr>
        <w:t>ment</w:t>
      </w:r>
      <w:r w:rsidRPr="00EB599F">
        <w:rPr>
          <w:lang w:val="en-US"/>
        </w:rPr>
        <w:t>. The length of a coastline scanning is about 200 m in Komarovo village, 190 m – in Repino village and 150</w:t>
      </w:r>
      <w:r w:rsidR="002E7807" w:rsidRPr="00EB599F">
        <w:rPr>
          <w:lang w:val="en-US"/>
        </w:rPr>
        <w:t> </w:t>
      </w:r>
      <w:r w:rsidRPr="00EB599F">
        <w:rPr>
          <w:lang w:val="en-US"/>
        </w:rPr>
        <w:t>m – in Serovo village</w:t>
      </w:r>
      <w:r w:rsidR="000F3615" w:rsidRPr="00EB599F">
        <w:rPr>
          <w:lang w:val="en-US"/>
        </w:rPr>
        <w:t xml:space="preserve"> (Fig.1)</w:t>
      </w:r>
      <w:r w:rsidRPr="00EB599F">
        <w:rPr>
          <w:lang w:val="en-US"/>
        </w:rPr>
        <w:t xml:space="preserve">. The laser scanning data </w:t>
      </w:r>
      <w:del w:id="43" w:author="Ковалева Ольга Анатольевна" w:date="2016-06-15T13:11:00Z">
        <w:r w:rsidRPr="00EB599F" w:rsidDel="00173D44">
          <w:rPr>
            <w:lang w:val="en-US"/>
          </w:rPr>
          <w:delText xml:space="preserve">was </w:delText>
        </w:r>
      </w:del>
      <w:ins w:id="44" w:author="Ковалева Ольга Анатольевна" w:date="2016-06-15T13:11:00Z">
        <w:r w:rsidR="00173D44">
          <w:rPr>
            <w:lang w:val="en-US"/>
          </w:rPr>
          <w:t>were</w:t>
        </w:r>
        <w:r w:rsidR="00173D44" w:rsidRPr="00EB599F">
          <w:rPr>
            <w:lang w:val="en-US"/>
          </w:rPr>
          <w:t xml:space="preserve"> </w:t>
        </w:r>
      </w:ins>
      <w:r w:rsidRPr="00EB599F">
        <w:rPr>
          <w:lang w:val="en-US"/>
        </w:rPr>
        <w:t>used only on the beach surface without vegetation cover that gave opportunity to exclude calculation errors.</w:t>
      </w:r>
    </w:p>
    <w:p w:rsidR="00FF0209" w:rsidRPr="00EB599F" w:rsidRDefault="00FF0209" w:rsidP="00FF0209">
      <w:pPr>
        <w:pStyle w:val="a3"/>
        <w:spacing w:line="23" w:lineRule="atLeast"/>
        <w:ind w:firstLine="0"/>
        <w:jc w:val="center"/>
        <w:rPr>
          <w:lang w:val="en-US"/>
        </w:rPr>
      </w:pPr>
      <w:r w:rsidRPr="00EB599F">
        <w:rPr>
          <w:noProof/>
          <w:lang w:eastAsia="ru-RU"/>
        </w:rPr>
        <w:lastRenderedPageBreak/>
        <w:drawing>
          <wp:inline distT="0" distB="0" distL="0" distR="0">
            <wp:extent cx="5940425" cy="375412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 Карта фактического материала.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0425" cy="3754120"/>
                    </a:xfrm>
                    <a:prstGeom prst="rect">
                      <a:avLst/>
                    </a:prstGeom>
                  </pic:spPr>
                </pic:pic>
              </a:graphicData>
            </a:graphic>
          </wp:inline>
        </w:drawing>
      </w:r>
    </w:p>
    <w:p w:rsidR="00FF0209" w:rsidRPr="00EB599F" w:rsidRDefault="00FF0209" w:rsidP="00FF0209">
      <w:pPr>
        <w:pStyle w:val="a3"/>
        <w:spacing w:line="23" w:lineRule="atLeast"/>
        <w:ind w:firstLine="0"/>
        <w:jc w:val="center"/>
        <w:rPr>
          <w:i/>
          <w:lang w:val="en-US"/>
        </w:rPr>
      </w:pPr>
      <w:r w:rsidRPr="00EB599F">
        <w:rPr>
          <w:i/>
          <w:lang w:val="en-US"/>
        </w:rPr>
        <w:t>Fig.1. Location map of the study area</w:t>
      </w:r>
      <w:ins w:id="45" w:author="Ковалева Ольга Анатольевна" w:date="2016-06-15T13:13:00Z">
        <w:r w:rsidR="00173D44">
          <w:rPr>
            <w:i/>
            <w:lang w:val="en-US"/>
          </w:rPr>
          <w:t>s</w:t>
        </w:r>
      </w:ins>
      <w:r w:rsidRPr="00EB599F">
        <w:rPr>
          <w:i/>
          <w:lang w:val="en-US"/>
        </w:rPr>
        <w:t xml:space="preserve"> of terrestrial laser scanning (red squares) along the eastern coast of the Gulf of Finland (Baltic Sea) within</w:t>
      </w:r>
      <w:ins w:id="46" w:author="Ковалева Ольга Анатольевна" w:date="2016-06-15T13:13:00Z">
        <w:r w:rsidR="00173D44">
          <w:rPr>
            <w:i/>
            <w:lang w:val="en-US"/>
          </w:rPr>
          <w:t xml:space="preserve"> the</w:t>
        </w:r>
      </w:ins>
      <w:r w:rsidRPr="00EB599F">
        <w:rPr>
          <w:i/>
          <w:lang w:val="en-US"/>
        </w:rPr>
        <w:t xml:space="preserve"> Kurortny District of St. Petersburg.</w:t>
      </w:r>
    </w:p>
    <w:p w:rsidR="00FF0209" w:rsidRPr="00EB599F" w:rsidRDefault="00FF0209" w:rsidP="00FF0209">
      <w:pPr>
        <w:pStyle w:val="a3"/>
        <w:spacing w:line="23" w:lineRule="atLeast"/>
        <w:ind w:firstLine="0"/>
        <w:rPr>
          <w:lang w:val="en-US"/>
        </w:rPr>
      </w:pPr>
    </w:p>
    <w:p w:rsidR="00933855" w:rsidRPr="00EB599F" w:rsidRDefault="00905B40" w:rsidP="008C15C5">
      <w:pPr>
        <w:pStyle w:val="a3"/>
        <w:spacing w:line="23" w:lineRule="atLeast"/>
        <w:rPr>
          <w:lang w:val="en-US"/>
        </w:rPr>
      </w:pPr>
      <w:r w:rsidRPr="00EB599F">
        <w:rPr>
          <w:i/>
          <w:lang w:val="en-US"/>
        </w:rPr>
        <w:t>Terrestrial laser scanning.</w:t>
      </w:r>
      <w:r w:rsidRPr="00EB599F">
        <w:rPr>
          <w:lang w:val="en-US"/>
        </w:rPr>
        <w:t xml:space="preserve"> Works were carried out by </w:t>
      </w:r>
      <w:r w:rsidR="00933855" w:rsidRPr="00EB599F">
        <w:rPr>
          <w:lang w:val="en-US"/>
        </w:rPr>
        <w:t xml:space="preserve">“Alpha-Morion ltd.” using </w:t>
      </w:r>
      <w:ins w:id="47" w:author="Ковалева Ольга Анатольевна" w:date="2016-06-15T13:13:00Z">
        <w:r w:rsidR="00173D44">
          <w:rPr>
            <w:lang w:val="en-US"/>
          </w:rPr>
          <w:t xml:space="preserve">the </w:t>
        </w:r>
      </w:ins>
      <w:r w:rsidRPr="00EB599F">
        <w:rPr>
          <w:lang w:val="en-US"/>
        </w:rPr>
        <w:t xml:space="preserve">terrestrial laser scanner </w:t>
      </w:r>
      <w:r w:rsidR="002E7807" w:rsidRPr="00EB599F">
        <w:rPr>
          <w:lang w:val="en-US"/>
        </w:rPr>
        <w:t>“</w:t>
      </w:r>
      <w:r w:rsidRPr="00EB599F">
        <w:rPr>
          <w:lang w:val="en-US"/>
        </w:rPr>
        <w:t>RIEGL VZ-400</w:t>
      </w:r>
      <w:r w:rsidR="002E7807" w:rsidRPr="00EB599F">
        <w:rPr>
          <w:lang w:val="en-US"/>
        </w:rPr>
        <w:t>”</w:t>
      </w:r>
      <w:r w:rsidRPr="00EB599F">
        <w:rPr>
          <w:lang w:val="en-US"/>
        </w:rPr>
        <w:t xml:space="preserve"> (Austria) from twelve points of standing (scan positions). Geodetic reference was made in the local coordinate system 1964 (SK64) and in the Baltic System of Heights 1977 with the help of such geodetic equipment as the Trimble R8 and Javad Legacy-E satellite. Post-processing was performed in </w:t>
      </w:r>
      <w:r w:rsidR="002E7807" w:rsidRPr="00EB599F">
        <w:rPr>
          <w:lang w:val="en-US"/>
        </w:rPr>
        <w:t>“</w:t>
      </w:r>
      <w:r w:rsidRPr="00EB599F">
        <w:rPr>
          <w:lang w:val="en-US"/>
        </w:rPr>
        <w:t>Pinnacle</w:t>
      </w:r>
      <w:r w:rsidR="002E7807" w:rsidRPr="00EB599F">
        <w:rPr>
          <w:lang w:val="en-US"/>
        </w:rPr>
        <w:t>”</w:t>
      </w:r>
      <w:r w:rsidRPr="00EB599F">
        <w:rPr>
          <w:lang w:val="en-US"/>
        </w:rPr>
        <w:t xml:space="preserve"> program. Horizontal and vertical snapping of the position marks was made by a total</w:t>
      </w:r>
      <w:r w:rsidR="000F3615" w:rsidRPr="00EB599F">
        <w:rPr>
          <w:lang w:val="en-US"/>
        </w:rPr>
        <w:t xml:space="preserve"> station </w:t>
      </w:r>
      <w:r w:rsidR="002E7807" w:rsidRPr="00EB599F">
        <w:rPr>
          <w:lang w:val="en-US"/>
        </w:rPr>
        <w:t>“</w:t>
      </w:r>
      <w:r w:rsidR="000F3615" w:rsidRPr="00EB599F">
        <w:rPr>
          <w:lang w:val="en-US"/>
        </w:rPr>
        <w:t>LEICA TS06 Ultra (2")</w:t>
      </w:r>
      <w:r w:rsidR="002E7807" w:rsidRPr="00EB599F">
        <w:rPr>
          <w:lang w:val="en-US"/>
        </w:rPr>
        <w:t>”</w:t>
      </w:r>
      <w:r w:rsidR="005457F0" w:rsidRPr="00EB599F">
        <w:rPr>
          <w:lang w:val="en-US"/>
        </w:rPr>
        <w:t xml:space="preserve"> </w:t>
      </w:r>
      <w:r w:rsidRPr="00EB599F">
        <w:rPr>
          <w:lang w:val="en-US"/>
        </w:rPr>
        <w:t>(Austria).</w:t>
      </w:r>
      <w:r w:rsidR="00EF7E07" w:rsidRPr="00EB599F">
        <w:rPr>
          <w:lang w:val="en-US"/>
        </w:rPr>
        <w:t xml:space="preserve"> </w:t>
      </w:r>
    </w:p>
    <w:p w:rsidR="00905B40" w:rsidRPr="00EB599F" w:rsidRDefault="00905B40" w:rsidP="008C15C5">
      <w:pPr>
        <w:pStyle w:val="a3"/>
        <w:spacing w:line="23" w:lineRule="atLeast"/>
        <w:rPr>
          <w:lang w:val="en-US"/>
        </w:rPr>
      </w:pPr>
      <w:r w:rsidRPr="00EB599F">
        <w:rPr>
          <w:i/>
          <w:lang w:val="en-US"/>
        </w:rPr>
        <w:t>Methods of data processing.</w:t>
      </w:r>
      <w:r w:rsidRPr="00EB599F">
        <w:rPr>
          <w:lang w:val="en-US"/>
        </w:rPr>
        <w:t xml:space="preserve"> Cloud of XYZ points was imported to ArcGIS</w:t>
      </w:r>
      <w:ins w:id="48" w:author="Ковалева Ольга Анатольевна" w:date="2016-06-15T13:14:00Z">
        <w:r w:rsidR="00173D44">
          <w:rPr>
            <w:lang w:val="en-US"/>
          </w:rPr>
          <w:t xml:space="preserve"> software</w:t>
        </w:r>
      </w:ins>
      <w:r w:rsidRPr="00EB599F">
        <w:rPr>
          <w:lang w:val="en-US"/>
        </w:rPr>
        <w:t xml:space="preserve">. Gridding of XYZ data allowed to create the high-resolution (cell size of a grid is 10 cm) digital elevation model of the beaches for the next surface analysis. The calculation of beach surface deformation was executed with the </w:t>
      </w:r>
      <w:r w:rsidR="002E7807" w:rsidRPr="00EB599F">
        <w:rPr>
          <w:lang w:val="en-US"/>
        </w:rPr>
        <w:t>“</w:t>
      </w:r>
      <w:r w:rsidRPr="00EB599F">
        <w:rPr>
          <w:lang w:val="en-US"/>
        </w:rPr>
        <w:t>Cut Fill</w:t>
      </w:r>
      <w:r w:rsidR="002E7807" w:rsidRPr="00EB599F">
        <w:rPr>
          <w:lang w:val="en-US"/>
        </w:rPr>
        <w:t>”</w:t>
      </w:r>
      <w:r w:rsidRPr="00EB599F">
        <w:rPr>
          <w:lang w:val="en-US"/>
        </w:rPr>
        <w:t xml:space="preserve"> tool as a difference between beach surface of December 2015 and August 2015. The result was a grid, which </w:t>
      </w:r>
      <w:r w:rsidRPr="000A296D">
        <w:rPr>
          <w:lang w:val="en-US"/>
          <w:rPrChange w:id="49" w:author="Ковалева Ольга Анатольевна" w:date="2016-06-15T16:59:00Z">
            <w:rPr>
              <w:lang w:val="en-US"/>
            </w:rPr>
          </w:rPrChange>
        </w:rPr>
        <w:t xml:space="preserve">contained volume </w:t>
      </w:r>
      <w:ins w:id="50" w:author="Ковалева Ольга Анатольевна" w:date="2016-06-15T13:15:00Z">
        <w:r w:rsidR="00173D44" w:rsidRPr="000A296D">
          <w:rPr>
            <w:lang w:val="en-US"/>
            <w:rPrChange w:id="51" w:author="Ковалева Ольга Анатольевна" w:date="2016-06-15T16:59:00Z">
              <w:rPr>
                <w:lang w:val="en-US"/>
              </w:rPr>
            </w:rPrChange>
          </w:rPr>
          <w:t xml:space="preserve">of </w:t>
        </w:r>
      </w:ins>
      <w:r w:rsidRPr="000A296D">
        <w:rPr>
          <w:lang w:val="en-US"/>
          <w:rPrChange w:id="52" w:author="Ковалева Ольга Анатольевна" w:date="2016-06-15T16:59:00Z">
            <w:rPr>
              <w:lang w:val="en-US"/>
            </w:rPr>
          </w:rPrChange>
        </w:rPr>
        <w:t>data of erosion and accretion areas on the beach.</w:t>
      </w:r>
    </w:p>
    <w:p w:rsidR="00905B40" w:rsidRPr="00EB599F" w:rsidRDefault="00905B40" w:rsidP="008C15C5">
      <w:pPr>
        <w:pStyle w:val="a3"/>
        <w:spacing w:line="23" w:lineRule="atLeast"/>
        <w:rPr>
          <w:lang w:val="en-US"/>
        </w:rPr>
      </w:pPr>
      <w:r w:rsidRPr="00EB599F">
        <w:rPr>
          <w:i/>
          <w:lang w:val="en-US"/>
        </w:rPr>
        <w:t>Numerical modeling.</w:t>
      </w:r>
      <w:r w:rsidRPr="00EB599F">
        <w:rPr>
          <w:lang w:val="en-US"/>
        </w:rPr>
        <w:t xml:space="preserve"> The model CROSS-P tested in </w:t>
      </w:r>
      <w:ins w:id="53" w:author="Ковалева Ольга Анатольевна" w:date="2016-06-15T13:16:00Z">
        <w:r w:rsidR="00173D44">
          <w:rPr>
            <w:lang w:val="en-US"/>
          </w:rPr>
          <w:t xml:space="preserve">the </w:t>
        </w:r>
      </w:ins>
      <w:r w:rsidRPr="00EB599F">
        <w:rPr>
          <w:lang w:val="en-US"/>
        </w:rPr>
        <w:t xml:space="preserve">coastal zone of the Gulf of Finland </w:t>
      </w:r>
      <w:r w:rsidR="002E7807" w:rsidRPr="00EB599F">
        <w:rPr>
          <w:lang w:val="en-US"/>
        </w:rPr>
        <w:t>[4], [5]</w:t>
      </w:r>
      <w:r w:rsidRPr="00EB599F">
        <w:rPr>
          <w:lang w:val="en-US"/>
        </w:rPr>
        <w:t xml:space="preserve"> was used for calculation of the probable parameters of the storm and coastal profile changes. The </w:t>
      </w:r>
      <w:r w:rsidRPr="004964D7">
        <w:rPr>
          <w:lang w:val="en-US"/>
        </w:rPr>
        <w:t>model can both</w:t>
      </w:r>
      <w:r w:rsidRPr="00EB599F">
        <w:rPr>
          <w:lang w:val="en-US"/>
        </w:rPr>
        <w:t xml:space="preserve"> reproduce the erosion process of the sandy beach, and to reflect the main features of accumulation of a coastal profile. Coastal profile modelling allowed to estimate range of coastal profile changes during the storm event and to calculate the volume of wash</w:t>
      </w:r>
      <w:ins w:id="54" w:author="Ковалева Ольга Анатольевна" w:date="2016-06-15T13:17:00Z">
        <w:r w:rsidR="00173D44">
          <w:rPr>
            <w:lang w:val="en-US"/>
          </w:rPr>
          <w:t>ed</w:t>
        </w:r>
      </w:ins>
      <w:r w:rsidRPr="00EB599F">
        <w:rPr>
          <w:lang w:val="en-US"/>
        </w:rPr>
        <w:t xml:space="preserve"> out sand material from the beach during the low wave activity. In addition, the model </w:t>
      </w:r>
      <w:r w:rsidRPr="004964D7">
        <w:rPr>
          <w:lang w:val="en-US"/>
        </w:rPr>
        <w:t>considers the</w:t>
      </w:r>
      <w:r w:rsidRPr="00EB599F">
        <w:rPr>
          <w:lang w:val="en-US"/>
        </w:rPr>
        <w:t xml:space="preserve"> overtopping of the first dune during the storm. Types of profiles predicted by the model are consistent with the known empirical criterion.</w:t>
      </w:r>
    </w:p>
    <w:p w:rsidR="0080338F" w:rsidRPr="00EB599F" w:rsidRDefault="0080338F" w:rsidP="008C15C5">
      <w:pPr>
        <w:pStyle w:val="a3"/>
        <w:spacing w:line="23" w:lineRule="atLeast"/>
        <w:rPr>
          <w:lang w:val="en-US"/>
        </w:rPr>
      </w:pPr>
    </w:p>
    <w:p w:rsidR="0080338F" w:rsidRPr="00EB599F" w:rsidRDefault="006E1C12" w:rsidP="008C15C5">
      <w:pPr>
        <w:pStyle w:val="a3"/>
        <w:numPr>
          <w:ilvl w:val="0"/>
          <w:numId w:val="3"/>
        </w:numPr>
        <w:spacing w:line="23" w:lineRule="atLeast"/>
        <w:jc w:val="center"/>
        <w:rPr>
          <w:caps/>
          <w:lang w:val="en-US"/>
        </w:rPr>
      </w:pPr>
      <w:r w:rsidRPr="00EB599F">
        <w:rPr>
          <w:caps/>
          <w:lang w:val="en-US"/>
        </w:rPr>
        <w:t>Results</w:t>
      </w:r>
    </w:p>
    <w:p w:rsidR="00407456" w:rsidRPr="00EB599F" w:rsidRDefault="00407456" w:rsidP="008C15C5">
      <w:pPr>
        <w:pStyle w:val="a3"/>
        <w:spacing w:line="23" w:lineRule="atLeast"/>
        <w:jc w:val="left"/>
        <w:rPr>
          <w:i/>
          <w:lang w:val="en-US"/>
        </w:rPr>
      </w:pPr>
      <w:r w:rsidRPr="00EB599F">
        <w:rPr>
          <w:i/>
          <w:lang w:val="en-US"/>
        </w:rPr>
        <w:t>Terrestrial laser scanning</w:t>
      </w:r>
    </w:p>
    <w:p w:rsidR="00386D9A" w:rsidRPr="00EB599F" w:rsidRDefault="006E1C12" w:rsidP="008C15C5">
      <w:pPr>
        <w:pStyle w:val="a3"/>
        <w:spacing w:line="23" w:lineRule="atLeast"/>
        <w:rPr>
          <w:lang w:val="en-US"/>
        </w:rPr>
      </w:pPr>
      <w:r w:rsidRPr="00EB599F">
        <w:rPr>
          <w:i/>
          <w:lang w:val="en-US"/>
        </w:rPr>
        <w:t>Komarovo village</w:t>
      </w:r>
      <w:r w:rsidR="00631A81" w:rsidRPr="00EB599F">
        <w:rPr>
          <w:i/>
          <w:lang w:val="en-US"/>
        </w:rPr>
        <w:t>.</w:t>
      </w:r>
      <w:r w:rsidRPr="00EB599F">
        <w:rPr>
          <w:b/>
          <w:i/>
          <w:lang w:val="en-US"/>
        </w:rPr>
        <w:t xml:space="preserve"> </w:t>
      </w:r>
      <w:r w:rsidR="00D97B54" w:rsidRPr="00EB599F">
        <w:rPr>
          <w:lang w:val="en-US"/>
        </w:rPr>
        <w:t xml:space="preserve">Study area can be subdivided into two </w:t>
      </w:r>
      <w:r w:rsidR="00CA423D" w:rsidRPr="00EB599F">
        <w:rPr>
          <w:lang w:val="en-US"/>
        </w:rPr>
        <w:t>parts. The eastern part is characterized by significant anthropogenic impact on beach morphology and presence of numerous recreation constructions</w:t>
      </w:r>
      <w:r w:rsidR="00917309" w:rsidRPr="00EB599F">
        <w:rPr>
          <w:lang w:val="en-US"/>
        </w:rPr>
        <w:t xml:space="preserve"> (recreation area “Beach Paradise”)</w:t>
      </w:r>
      <w:r w:rsidR="00CA423D" w:rsidRPr="00EB599F">
        <w:rPr>
          <w:lang w:val="en-US"/>
        </w:rPr>
        <w:t>. Western part of</w:t>
      </w:r>
      <w:ins w:id="55" w:author="Ковалева Ольга Анатольевна" w:date="2016-06-15T13:18:00Z">
        <w:r w:rsidR="00173D44">
          <w:rPr>
            <w:lang w:val="en-US"/>
          </w:rPr>
          <w:t xml:space="preserve"> the</w:t>
        </w:r>
      </w:ins>
      <w:r w:rsidR="00CA423D" w:rsidRPr="00EB599F">
        <w:rPr>
          <w:lang w:val="en-US"/>
        </w:rPr>
        <w:t xml:space="preserve"> study area is less disturbed. The beach is more than 30 m wid</w:t>
      </w:r>
      <w:del w:id="56" w:author="Ковалева Ольга Анатольевна" w:date="2016-06-15T13:18:00Z">
        <w:r w:rsidR="00CA423D" w:rsidRPr="00EB599F" w:rsidDel="00173D44">
          <w:rPr>
            <w:lang w:val="en-US"/>
          </w:rPr>
          <w:delText>e</w:delText>
        </w:r>
      </w:del>
      <w:ins w:id="57" w:author="Ковалева Ольга Анатольевна" w:date="2016-06-15T13:18:00Z">
        <w:r w:rsidR="00173D44">
          <w:rPr>
            <w:lang w:val="en-US"/>
          </w:rPr>
          <w:t>th</w:t>
        </w:r>
      </w:ins>
      <w:r w:rsidR="00CA423D" w:rsidRPr="00EB599F">
        <w:rPr>
          <w:lang w:val="en-US"/>
        </w:rPr>
        <w:t xml:space="preserve">; it includes </w:t>
      </w:r>
      <w:ins w:id="58" w:author="Ковалева Ольга Анатольевна" w:date="2016-06-15T13:19:00Z">
        <w:r w:rsidR="00173D44">
          <w:rPr>
            <w:lang w:val="en-US"/>
          </w:rPr>
          <w:t>the</w:t>
        </w:r>
      </w:ins>
      <w:ins w:id="59" w:author="Ковалева Ольга Анатольевна" w:date="2016-06-15T13:18:00Z">
        <w:r w:rsidR="00173D44">
          <w:rPr>
            <w:lang w:val="en-US"/>
          </w:rPr>
          <w:t xml:space="preserve"> </w:t>
        </w:r>
      </w:ins>
      <w:r w:rsidR="00CA423D" w:rsidRPr="00EB599F">
        <w:rPr>
          <w:lang w:val="en-US"/>
        </w:rPr>
        <w:t xml:space="preserve">beach ridge and </w:t>
      </w:r>
      <w:ins w:id="60" w:author="Ковалева Ольга Анатольевна" w:date="2016-06-15T13:19:00Z">
        <w:r w:rsidR="00173D44">
          <w:rPr>
            <w:lang w:val="en-US"/>
          </w:rPr>
          <w:t>the</w:t>
        </w:r>
      </w:ins>
      <w:ins w:id="61" w:author="Ковалева Ольга Анатольевна" w:date="2016-06-15T13:18:00Z">
        <w:r w:rsidR="00173D44">
          <w:rPr>
            <w:lang w:val="en-US"/>
          </w:rPr>
          <w:t xml:space="preserve"> </w:t>
        </w:r>
      </w:ins>
      <w:r w:rsidR="00CA423D" w:rsidRPr="00EB599F">
        <w:rPr>
          <w:lang w:val="en-US"/>
        </w:rPr>
        <w:t>berm. In the backshore, the foredune (2</w:t>
      </w:r>
      <w:r w:rsidR="005457F0" w:rsidRPr="00EB599F">
        <w:rPr>
          <w:lang w:val="en-US"/>
        </w:rPr>
        <w:t>–</w:t>
      </w:r>
      <w:r w:rsidR="00CA423D" w:rsidRPr="00EB599F">
        <w:rPr>
          <w:lang w:val="en-US"/>
        </w:rPr>
        <w:t>2.5 m h</w:t>
      </w:r>
      <w:ins w:id="62" w:author="Ковалева Ольга Анатольевна" w:date="2016-06-15T13:31:00Z">
        <w:r w:rsidR="004974C8">
          <w:rPr>
            <w:lang w:val="en-US"/>
          </w:rPr>
          <w:t>e</w:t>
        </w:r>
      </w:ins>
      <w:r w:rsidR="00CA423D" w:rsidRPr="00EB599F">
        <w:rPr>
          <w:lang w:val="en-US"/>
        </w:rPr>
        <w:t>igh</w:t>
      </w:r>
      <w:ins w:id="63" w:author="Ковалева Ольга Анатольевна" w:date="2016-06-15T13:19:00Z">
        <w:r w:rsidR="00173D44">
          <w:rPr>
            <w:lang w:val="en-US"/>
          </w:rPr>
          <w:t>t</w:t>
        </w:r>
      </w:ins>
      <w:r w:rsidR="00CA423D" w:rsidRPr="00EB599F">
        <w:rPr>
          <w:lang w:val="en-US"/>
        </w:rPr>
        <w:t xml:space="preserve">) is observed. These parts of </w:t>
      </w:r>
      <w:ins w:id="64" w:author="Ковалева Ольга Анатольевна" w:date="2016-06-15T13:19:00Z">
        <w:r w:rsidR="00173D44">
          <w:rPr>
            <w:lang w:val="en-US"/>
          </w:rPr>
          <w:t xml:space="preserve">the </w:t>
        </w:r>
      </w:ins>
      <w:r w:rsidR="00CA423D" w:rsidRPr="00EB599F">
        <w:rPr>
          <w:lang w:val="en-US"/>
        </w:rPr>
        <w:t xml:space="preserve">study area are separated by </w:t>
      </w:r>
      <w:ins w:id="65" w:author="Ковалева Ольга Анатольевна" w:date="2016-06-15T13:19:00Z">
        <w:r w:rsidR="00173D44">
          <w:rPr>
            <w:lang w:val="en-US"/>
          </w:rPr>
          <w:t xml:space="preserve">the </w:t>
        </w:r>
      </w:ins>
      <w:r w:rsidR="00CA423D" w:rsidRPr="00EB599F">
        <w:rPr>
          <w:lang w:val="en-US"/>
        </w:rPr>
        <w:t xml:space="preserve">small river. </w:t>
      </w:r>
    </w:p>
    <w:p w:rsidR="00DD0AEA" w:rsidRPr="000A296D" w:rsidRDefault="00386D9A" w:rsidP="00337C86">
      <w:pPr>
        <w:pStyle w:val="a3"/>
        <w:tabs>
          <w:tab w:val="left" w:pos="8789"/>
        </w:tabs>
        <w:spacing w:line="23" w:lineRule="atLeast"/>
        <w:rPr>
          <w:lang w:val="en-US"/>
          <w:rPrChange w:id="66" w:author="Ковалева Ольга Анатольевна" w:date="2016-06-15T16:59:00Z">
            <w:rPr>
              <w:lang w:val="en-US"/>
            </w:rPr>
          </w:rPrChange>
        </w:rPr>
      </w:pPr>
      <w:r w:rsidRPr="00EB599F">
        <w:rPr>
          <w:lang w:val="en-US"/>
        </w:rPr>
        <w:t xml:space="preserve">As the beach is heavily eroded </w:t>
      </w:r>
      <w:r w:rsidR="002E7807" w:rsidRPr="00EB599F">
        <w:rPr>
          <w:lang w:val="en-US"/>
        </w:rPr>
        <w:t>[6], [1]</w:t>
      </w:r>
      <w:r w:rsidRPr="00EB599F">
        <w:rPr>
          <w:lang w:val="en-US"/>
        </w:rPr>
        <w:t xml:space="preserve">, </w:t>
      </w:r>
      <w:del w:id="67" w:author="Ковалева Ольга Анатольевна" w:date="2016-06-15T13:20:00Z">
        <w:r w:rsidRPr="00EB599F" w:rsidDel="00173D44">
          <w:rPr>
            <w:lang w:val="en-US"/>
          </w:rPr>
          <w:delText xml:space="preserve">in </w:delText>
        </w:r>
      </w:del>
      <w:ins w:id="68" w:author="Ковалева Ольга Анатольевна" w:date="2016-06-15T13:20:00Z">
        <w:r w:rsidR="00173D44">
          <w:rPr>
            <w:lang w:val="en-US"/>
          </w:rPr>
          <w:t>within</w:t>
        </w:r>
        <w:r w:rsidR="00173D44" w:rsidRPr="00EB599F">
          <w:rPr>
            <w:lang w:val="en-US"/>
          </w:rPr>
          <w:t xml:space="preserve"> </w:t>
        </w:r>
      </w:ins>
      <w:del w:id="69" w:author="Ковалева Ольга Анатольевна" w:date="2016-06-15T13:20:00Z">
        <w:r w:rsidRPr="00EB599F" w:rsidDel="00173D44">
          <w:rPr>
            <w:lang w:val="en-US"/>
          </w:rPr>
          <w:delText xml:space="preserve">frame </w:delText>
        </w:r>
      </w:del>
      <w:ins w:id="70" w:author="Ковалева Ольга Анатольевна" w:date="2016-06-15T13:20:00Z">
        <w:r w:rsidR="00173D44">
          <w:rPr>
            <w:lang w:val="en-US"/>
          </w:rPr>
          <w:t>the boundaries</w:t>
        </w:r>
        <w:r w:rsidR="00173D44" w:rsidRPr="00EB599F">
          <w:rPr>
            <w:lang w:val="en-US"/>
          </w:rPr>
          <w:t xml:space="preserve"> </w:t>
        </w:r>
      </w:ins>
      <w:r w:rsidRPr="00EB599F">
        <w:rPr>
          <w:lang w:val="en-US"/>
        </w:rPr>
        <w:t xml:space="preserve">of </w:t>
      </w:r>
      <w:ins w:id="71" w:author="Ковалева Ольга Анатольевна" w:date="2016-06-15T13:19:00Z">
        <w:r w:rsidR="00173D44">
          <w:rPr>
            <w:lang w:val="en-US"/>
          </w:rPr>
          <w:t xml:space="preserve">the </w:t>
        </w:r>
      </w:ins>
      <w:r w:rsidRPr="00EB599F">
        <w:rPr>
          <w:lang w:val="en-US"/>
        </w:rPr>
        <w:t xml:space="preserve">private recreation area located in </w:t>
      </w:r>
      <w:r w:rsidRPr="000A296D">
        <w:rPr>
          <w:lang w:val="en-US"/>
          <w:rPrChange w:id="72" w:author="Ковалева Ольга Анатольевна" w:date="2016-06-15T16:59:00Z">
            <w:rPr>
              <w:lang w:val="en-US"/>
            </w:rPr>
          </w:rPrChange>
        </w:rPr>
        <w:t>the eastern part of</w:t>
      </w:r>
      <w:ins w:id="73" w:author="Ковалева Ольга Анатольевна" w:date="2016-06-15T13:19:00Z">
        <w:r w:rsidR="00173D44" w:rsidRPr="000A296D">
          <w:rPr>
            <w:lang w:val="en-US"/>
            <w:rPrChange w:id="74" w:author="Ковалева Ольга Анатольевна" w:date="2016-06-15T16:59:00Z">
              <w:rPr>
                <w:lang w:val="en-US"/>
              </w:rPr>
            </w:rPrChange>
          </w:rPr>
          <w:t xml:space="preserve"> the</w:t>
        </w:r>
      </w:ins>
      <w:r w:rsidRPr="000A296D">
        <w:rPr>
          <w:lang w:val="en-US"/>
          <w:rPrChange w:id="75" w:author="Ковалева Ольга Анатольевна" w:date="2016-06-15T16:59:00Z">
            <w:rPr>
              <w:lang w:val="en-US"/>
            </w:rPr>
          </w:rPrChange>
        </w:rPr>
        <w:t xml:space="preserve"> study area the coast</w:t>
      </w:r>
      <w:ins w:id="76" w:author="Ковалева Ольга Анатольевна" w:date="2016-06-15T13:21:00Z">
        <w:r w:rsidR="005525EE" w:rsidRPr="000A296D">
          <w:rPr>
            <w:lang w:val="en-US"/>
            <w:rPrChange w:id="77" w:author="Ковалева Ольга Анатольевна" w:date="2016-06-15T16:59:00Z">
              <w:rPr>
                <w:lang w:val="en-US"/>
              </w:rPr>
            </w:rPrChange>
          </w:rPr>
          <w:t>al</w:t>
        </w:r>
      </w:ins>
      <w:r w:rsidRPr="000A296D">
        <w:rPr>
          <w:lang w:val="en-US"/>
          <w:rPrChange w:id="78" w:author="Ковалева Ольга Анатольевна" w:date="2016-06-15T16:59:00Z">
            <w:rPr>
              <w:lang w:val="en-US"/>
            </w:rPr>
          </w:rPrChange>
        </w:rPr>
        <w:t xml:space="preserve"> protection measures have been carried out (e.g. removing of big bou</w:t>
      </w:r>
      <w:r w:rsidR="00F9519D" w:rsidRPr="000A296D">
        <w:rPr>
          <w:lang w:val="en-US"/>
          <w:rPrChange w:id="79" w:author="Ковалева Ольга Анатольевна" w:date="2016-06-15T16:59:00Z">
            <w:rPr>
              <w:lang w:val="en-US"/>
            </w:rPr>
          </w:rPrChange>
        </w:rPr>
        <w:t>l</w:t>
      </w:r>
      <w:r w:rsidRPr="000A296D">
        <w:rPr>
          <w:lang w:val="en-US"/>
          <w:rPrChange w:id="80" w:author="Ковалева Ольга Анатольевна" w:date="2016-06-15T16:59:00Z">
            <w:rPr>
              <w:lang w:val="en-US"/>
            </w:rPr>
          </w:rPrChange>
        </w:rPr>
        <w:t>ders with short groins or breakwaters construction, artificial beach nourishment etc.). Coast</w:t>
      </w:r>
      <w:ins w:id="81" w:author="Ковалева Ольга Анатольевна" w:date="2016-06-15T13:21:00Z">
        <w:r w:rsidR="005525EE" w:rsidRPr="000A296D">
          <w:rPr>
            <w:lang w:val="en-US"/>
            <w:rPrChange w:id="82" w:author="Ковалева Ольга Анатольевна" w:date="2016-06-15T16:59:00Z">
              <w:rPr>
                <w:lang w:val="en-US"/>
              </w:rPr>
            </w:rPrChange>
          </w:rPr>
          <w:t>al</w:t>
        </w:r>
      </w:ins>
      <w:r w:rsidRPr="000A296D">
        <w:rPr>
          <w:lang w:val="en-US"/>
          <w:rPrChange w:id="83" w:author="Ковалева Ольга Анатольевна" w:date="2016-06-15T16:59:00Z">
            <w:rPr>
              <w:lang w:val="en-US"/>
            </w:rPr>
          </w:rPrChange>
        </w:rPr>
        <w:t xml:space="preserve"> protection as well as construction of wooden recreation </w:t>
      </w:r>
      <w:r w:rsidR="00E676D4" w:rsidRPr="000A296D">
        <w:rPr>
          <w:lang w:val="en-US"/>
          <w:rPrChange w:id="84" w:author="Ковалева Ольга Анатольевна" w:date="2016-06-15T16:59:00Z">
            <w:rPr>
              <w:lang w:val="en-US"/>
            </w:rPr>
          </w:rPrChange>
        </w:rPr>
        <w:t>facilities have been executed without taking into account coastal dynamic processes and lead to beach degradation</w:t>
      </w:r>
      <w:r w:rsidR="00DD0AEA" w:rsidRPr="000A296D">
        <w:rPr>
          <w:lang w:val="en-US"/>
          <w:rPrChange w:id="85" w:author="Ковалева Ольга Анатольевна" w:date="2016-06-15T16:59:00Z">
            <w:rPr>
              <w:lang w:val="en-US"/>
            </w:rPr>
          </w:rPrChange>
        </w:rPr>
        <w:t>.</w:t>
      </w:r>
    </w:p>
    <w:p w:rsidR="00917309" w:rsidRPr="00EB599F" w:rsidRDefault="00E676D4" w:rsidP="000A296D">
      <w:pPr>
        <w:pStyle w:val="a3"/>
        <w:spacing w:line="23" w:lineRule="atLeast"/>
        <w:rPr>
          <w:rFonts w:cs="Times New Roman"/>
          <w:lang w:val="en-US"/>
        </w:rPr>
        <w:pPrChange w:id="86" w:author="Ковалева Ольга Анатольевна" w:date="2016-06-15T16:59:00Z">
          <w:pPr>
            <w:pStyle w:val="a3"/>
            <w:spacing w:line="23" w:lineRule="atLeast"/>
          </w:pPr>
        </w:pPrChange>
      </w:pPr>
      <w:r w:rsidRPr="000A296D">
        <w:rPr>
          <w:lang w:val="en-US"/>
          <w:rPrChange w:id="87" w:author="Ковалева Ольга Анатольевна" w:date="2016-06-15T16:59:00Z">
            <w:rPr>
              <w:lang w:val="en-US"/>
            </w:rPr>
          </w:rPrChange>
        </w:rPr>
        <w:t xml:space="preserve">TLS area </w:t>
      </w:r>
      <w:r w:rsidR="004A1B3D" w:rsidRPr="000A296D">
        <w:rPr>
          <w:lang w:val="en-US"/>
          <w:rPrChange w:id="88" w:author="Ковалева Ольга Анатольевна" w:date="2016-06-15T16:59:00Z">
            <w:rPr>
              <w:lang w:val="en-US"/>
            </w:rPr>
          </w:rPrChange>
        </w:rPr>
        <w:t>where</w:t>
      </w:r>
      <w:r w:rsidRPr="000A296D">
        <w:rPr>
          <w:lang w:val="en-US"/>
          <w:rPrChange w:id="89" w:author="Ковалева Ольга Анатольевна" w:date="2016-06-15T16:59:00Z">
            <w:rPr>
              <w:lang w:val="en-US"/>
            </w:rPr>
          </w:rPrChange>
        </w:rPr>
        <w:t xml:space="preserve"> comparison of </w:t>
      </w:r>
      <w:r w:rsidR="004A1B3D" w:rsidRPr="000A296D">
        <w:rPr>
          <w:lang w:val="en-US"/>
          <w:rPrChange w:id="90" w:author="Ковалева Ольга Анатольевна" w:date="2016-06-15T16:59:00Z">
            <w:rPr>
              <w:lang w:val="en-US"/>
            </w:rPr>
          </w:rPrChange>
        </w:rPr>
        <w:t xml:space="preserve">relief surface after survey of August and December 2015 using 3D numerical model is </w:t>
      </w:r>
      <w:r w:rsidR="00DD0AEA" w:rsidRPr="000A296D">
        <w:rPr>
          <w:lang w:val="en-US"/>
          <w:rPrChange w:id="91" w:author="Ковалева Ольга Анатольевна" w:date="2016-06-15T16:59:00Z">
            <w:rPr>
              <w:lang w:val="en-US"/>
            </w:rPr>
          </w:rPrChange>
        </w:rPr>
        <w:t xml:space="preserve">4020 </w:t>
      </w:r>
      <w:r w:rsidR="004A1B3D" w:rsidRPr="000A296D">
        <w:rPr>
          <w:lang w:val="en-US"/>
          <w:rPrChange w:id="92" w:author="Ковалева Ольга Анатольевна" w:date="2016-06-15T16:59:00Z">
            <w:rPr>
              <w:lang w:val="en-US"/>
            </w:rPr>
          </w:rPrChange>
        </w:rPr>
        <w:t>m</w:t>
      </w:r>
      <w:r w:rsidR="00DD0AEA" w:rsidRPr="000A296D">
        <w:rPr>
          <w:rFonts w:cs="Times New Roman"/>
          <w:lang w:val="en-US"/>
          <w:rPrChange w:id="93" w:author="Ковалева Ольга Анатольевна" w:date="2016-06-15T16:59:00Z">
            <w:rPr>
              <w:rFonts w:cs="Times New Roman"/>
              <w:lang w:val="en-US"/>
            </w:rPr>
          </w:rPrChange>
        </w:rPr>
        <w:t>²</w:t>
      </w:r>
      <w:r w:rsidR="00DD0AEA" w:rsidRPr="000A296D">
        <w:rPr>
          <w:lang w:val="en-US"/>
          <w:rPrChange w:id="94" w:author="Ковалева Ольга Анатольевна" w:date="2016-06-15T16:59:00Z">
            <w:rPr>
              <w:lang w:val="en-US"/>
            </w:rPr>
          </w:rPrChange>
        </w:rPr>
        <w:t xml:space="preserve">. </w:t>
      </w:r>
      <w:r w:rsidR="004A1B3D" w:rsidRPr="000A296D">
        <w:rPr>
          <w:lang w:val="en-US"/>
          <w:rPrChange w:id="95" w:author="Ковалева Ольга Анатольевна" w:date="2016-06-15T16:59:00Z">
            <w:rPr>
              <w:lang w:val="en-US"/>
            </w:rPr>
          </w:rPrChange>
        </w:rPr>
        <w:t xml:space="preserve">Results of calculation have shown that after storm of </w:t>
      </w:r>
      <w:r w:rsidR="00C8254C" w:rsidRPr="000A296D">
        <w:rPr>
          <w:lang w:val="en-US"/>
          <w:rPrChange w:id="96" w:author="Ковалева Ольга Анатольевна" w:date="2016-06-15T16:59:00Z">
            <w:rPr>
              <w:lang w:val="en-US"/>
            </w:rPr>
          </w:rPrChange>
        </w:rPr>
        <w:t xml:space="preserve">5-7 </w:t>
      </w:r>
      <w:r w:rsidR="004A1B3D" w:rsidRPr="000A296D">
        <w:rPr>
          <w:lang w:val="en-US"/>
          <w:rPrChange w:id="97" w:author="Ковалева Ольга Анатольевна" w:date="2016-06-15T16:59:00Z">
            <w:rPr>
              <w:lang w:val="en-US"/>
            </w:rPr>
          </w:rPrChange>
        </w:rPr>
        <w:t>December</w:t>
      </w:r>
      <w:r w:rsidR="00C8254C" w:rsidRPr="000A296D">
        <w:rPr>
          <w:lang w:val="en-US"/>
          <w:rPrChange w:id="98" w:author="Ковалева Ольга Анатольевна" w:date="2016-06-15T16:59:00Z">
            <w:rPr>
              <w:lang w:val="en-US"/>
            </w:rPr>
          </w:rPrChange>
        </w:rPr>
        <w:t xml:space="preserve"> 2015</w:t>
      </w:r>
      <w:r w:rsidR="004A1B3D" w:rsidRPr="000A296D">
        <w:rPr>
          <w:lang w:val="en-US"/>
          <w:rPrChange w:id="99" w:author="Ковалева Ольга Анатольевна" w:date="2016-06-15T16:59:00Z">
            <w:rPr>
              <w:lang w:val="en-US"/>
            </w:rPr>
          </w:rPrChange>
        </w:rPr>
        <w:t xml:space="preserve">, along </w:t>
      </w:r>
      <w:ins w:id="100" w:author="Ковалева Ольга Анатольевна" w:date="2016-06-15T13:24:00Z">
        <w:r w:rsidR="005525EE" w:rsidRPr="000A296D">
          <w:rPr>
            <w:lang w:val="en-US"/>
            <w:rPrChange w:id="101" w:author="Ковалева Ольга Анатольевна" w:date="2016-06-15T16:59:00Z">
              <w:rPr>
                <w:lang w:val="en-US"/>
              </w:rPr>
            </w:rPrChange>
          </w:rPr>
          <w:t>the segment of the sandy beach (</w:t>
        </w:r>
      </w:ins>
      <w:r w:rsidR="004A1B3D" w:rsidRPr="000A296D">
        <w:rPr>
          <w:lang w:val="en-US"/>
          <w:rPrChange w:id="102" w:author="Ковалева Ольга Анатольевна" w:date="2016-06-15T16:59:00Z">
            <w:rPr>
              <w:lang w:val="en-US"/>
            </w:rPr>
          </w:rPrChange>
        </w:rPr>
        <w:t>200</w:t>
      </w:r>
      <w:r w:rsidR="00E16C06" w:rsidRPr="000A296D">
        <w:rPr>
          <w:lang w:val="en-US"/>
          <w:rPrChange w:id="103" w:author="Ковалева Ольга Анатольевна" w:date="2016-06-15T16:59:00Z">
            <w:rPr>
              <w:lang w:val="en-US"/>
            </w:rPr>
          </w:rPrChange>
        </w:rPr>
        <w:t xml:space="preserve"> </w:t>
      </w:r>
      <w:del w:id="104" w:author="Ковалева Ольга Анатольевна" w:date="2016-06-15T13:24:00Z">
        <w:r w:rsidR="004A1B3D" w:rsidRPr="000A296D" w:rsidDel="005525EE">
          <w:rPr>
            <w:lang w:val="en-US"/>
            <w:rPrChange w:id="105" w:author="Ковалева Ольга Анатольевна" w:date="2016-06-15T16:59:00Z">
              <w:rPr>
                <w:lang w:val="en-US"/>
              </w:rPr>
            </w:rPrChange>
          </w:rPr>
          <w:delText xml:space="preserve">m </w:delText>
        </w:r>
      </w:del>
      <w:ins w:id="106" w:author="Ковалева Ольга Анатольевна" w:date="2016-06-15T13:24:00Z">
        <w:r w:rsidR="005525EE" w:rsidRPr="000A296D">
          <w:rPr>
            <w:lang w:val="en-US"/>
            <w:rPrChange w:id="107" w:author="Ковалева Ольга Анатольевна" w:date="2016-06-15T16:59:00Z">
              <w:rPr>
                <w:lang w:val="en-US"/>
              </w:rPr>
            </w:rPrChange>
          </w:rPr>
          <w:t>m length)</w:t>
        </w:r>
      </w:ins>
      <w:del w:id="108" w:author="Ковалева Ольга Анатольевна" w:date="2016-06-15T13:24:00Z">
        <w:r w:rsidR="004A1B3D" w:rsidRPr="000A296D" w:rsidDel="005525EE">
          <w:rPr>
            <w:lang w:val="en-US"/>
            <w:rPrChange w:id="109" w:author="Ковалева Ольга Анатольевна" w:date="2016-06-15T16:59:00Z">
              <w:rPr>
                <w:lang w:val="en-US"/>
              </w:rPr>
            </w:rPrChange>
          </w:rPr>
          <w:delText xml:space="preserve">of sandy beach </w:delText>
        </w:r>
      </w:del>
      <w:r w:rsidR="004A1B3D" w:rsidRPr="000A296D">
        <w:rPr>
          <w:lang w:val="en-US"/>
          <w:rPrChange w:id="110" w:author="Ковалева Ольга Анатольевна" w:date="2016-06-15T16:59:00Z">
            <w:rPr>
              <w:lang w:val="en-US"/>
            </w:rPr>
          </w:rPrChange>
        </w:rPr>
        <w:t>920.3 m</w:t>
      </w:r>
      <w:r w:rsidR="004A1B3D" w:rsidRPr="000A296D">
        <w:rPr>
          <w:rFonts w:cs="Times New Roman"/>
          <w:lang w:val="en-US"/>
          <w:rPrChange w:id="111" w:author="Ковалева Ольга Анатольевна" w:date="2016-06-15T16:59:00Z">
            <w:rPr>
              <w:rFonts w:cs="Times New Roman"/>
              <w:lang w:val="en-US"/>
            </w:rPr>
          </w:rPrChange>
        </w:rPr>
        <w:t>³</w:t>
      </w:r>
      <w:r w:rsidR="00C8254C" w:rsidRPr="000A296D">
        <w:rPr>
          <w:lang w:val="en-US"/>
          <w:rPrChange w:id="112" w:author="Ковалева Ольга Анатольевна" w:date="2016-06-15T16:59:00Z">
            <w:rPr>
              <w:lang w:val="en-US"/>
            </w:rPr>
          </w:rPrChange>
        </w:rPr>
        <w:t xml:space="preserve"> </w:t>
      </w:r>
      <w:r w:rsidR="004A1B3D" w:rsidRPr="000A296D">
        <w:rPr>
          <w:lang w:val="en-US"/>
          <w:rPrChange w:id="113" w:author="Ковалева Ольга Анатольевна" w:date="2016-06-15T16:59:00Z">
            <w:rPr>
              <w:lang w:val="en-US"/>
            </w:rPr>
          </w:rPrChange>
        </w:rPr>
        <w:t xml:space="preserve">of sand </w:t>
      </w:r>
      <w:del w:id="114" w:author="Ковалева Ольга Анатольевна" w:date="2016-06-15T13:29:00Z">
        <w:r w:rsidR="004A1B3D" w:rsidRPr="000A296D" w:rsidDel="005525EE">
          <w:rPr>
            <w:lang w:val="en-US"/>
            <w:rPrChange w:id="115" w:author="Ковалева Ольга Анатольевна" w:date="2016-06-15T16:59:00Z">
              <w:rPr>
                <w:lang w:val="en-US"/>
              </w:rPr>
            </w:rPrChange>
          </w:rPr>
          <w:delText xml:space="preserve">were </w:delText>
        </w:r>
      </w:del>
      <w:ins w:id="116" w:author="Ковалева Ольга Анатольевна" w:date="2016-06-15T13:29:00Z">
        <w:r w:rsidR="005525EE" w:rsidRPr="000A296D">
          <w:rPr>
            <w:lang w:val="en-US"/>
            <w:rPrChange w:id="117" w:author="Ковалева Ольга Анатольевна" w:date="2016-06-15T16:59:00Z">
              <w:rPr>
                <w:lang w:val="en-US"/>
              </w:rPr>
            </w:rPrChange>
          </w:rPr>
          <w:t xml:space="preserve">was </w:t>
        </w:r>
      </w:ins>
      <w:r w:rsidR="004A1B3D" w:rsidRPr="000A296D">
        <w:rPr>
          <w:lang w:val="en-US"/>
          <w:rPrChange w:id="118" w:author="Ковалева Ольга Анатольевна" w:date="2016-06-15T16:59:00Z">
            <w:rPr>
              <w:lang w:val="en-US"/>
            </w:rPr>
          </w:rPrChange>
        </w:rPr>
        <w:t>removed</w:t>
      </w:r>
      <w:r w:rsidR="00DD0AEA" w:rsidRPr="000A296D">
        <w:rPr>
          <w:rFonts w:cs="Times New Roman"/>
          <w:lang w:val="en-US"/>
          <w:rPrChange w:id="119" w:author="Ковалева Ольга Анатольевна" w:date="2016-06-15T16:59:00Z">
            <w:rPr>
              <w:rFonts w:cs="Times New Roman"/>
              <w:lang w:val="en-US"/>
            </w:rPr>
          </w:rPrChange>
        </w:rPr>
        <w:t xml:space="preserve">. </w:t>
      </w:r>
      <w:r w:rsidR="004A1B3D" w:rsidRPr="000A296D">
        <w:rPr>
          <w:rFonts w:cs="Times New Roman"/>
          <w:lang w:val="en-US"/>
          <w:rPrChange w:id="120" w:author="Ковалева Ольга Анатольевна" w:date="2016-06-15T16:59:00Z">
            <w:rPr>
              <w:rFonts w:cs="Times New Roman"/>
              <w:lang w:val="en-US"/>
            </w:rPr>
          </w:rPrChange>
        </w:rPr>
        <w:t xml:space="preserve">Coastal </w:t>
      </w:r>
      <w:r w:rsidR="00E3510F" w:rsidRPr="000A296D">
        <w:rPr>
          <w:rFonts w:cs="Times New Roman"/>
          <w:lang w:val="en-US"/>
          <w:rPrChange w:id="121" w:author="Ковалева Ольга Анатольевна" w:date="2016-06-15T16:59:00Z">
            <w:rPr>
              <w:rFonts w:cs="Times New Roman"/>
              <w:lang w:val="en-US"/>
            </w:rPr>
          </w:rPrChange>
        </w:rPr>
        <w:t>escarpment</w:t>
      </w:r>
      <w:r w:rsidR="004A1B3D" w:rsidRPr="000A296D">
        <w:rPr>
          <w:rFonts w:cs="Times New Roman"/>
          <w:lang w:val="en-US"/>
          <w:rPrChange w:id="122" w:author="Ковалева Ольга Анатольевна" w:date="2016-06-15T16:59:00Z">
            <w:rPr>
              <w:rFonts w:cs="Times New Roman"/>
              <w:lang w:val="en-US"/>
            </w:rPr>
          </w:rPrChange>
        </w:rPr>
        <w:t xml:space="preserve"> and foredune slope </w:t>
      </w:r>
      <w:r w:rsidR="00E3510F" w:rsidRPr="000A296D">
        <w:rPr>
          <w:rFonts w:cs="Times New Roman"/>
          <w:lang w:val="en-US"/>
          <w:rPrChange w:id="123" w:author="Ковалева Ольга Анатольевна" w:date="2016-06-15T16:59:00Z">
            <w:rPr>
              <w:rFonts w:cs="Times New Roman"/>
              <w:lang w:val="en-US"/>
            </w:rPr>
          </w:rPrChange>
        </w:rPr>
        <w:t xml:space="preserve">and crest </w:t>
      </w:r>
      <w:r w:rsidR="004A1B3D" w:rsidRPr="000A296D">
        <w:rPr>
          <w:rFonts w:cs="Times New Roman"/>
          <w:lang w:val="en-US"/>
          <w:rPrChange w:id="124" w:author="Ковалева Ольга Анатольевна" w:date="2016-06-15T16:59:00Z">
            <w:rPr>
              <w:rFonts w:cs="Times New Roman"/>
              <w:lang w:val="en-US"/>
            </w:rPr>
          </w:rPrChange>
        </w:rPr>
        <w:t xml:space="preserve">(including coastal terrace surface behind the foredune) </w:t>
      </w:r>
      <w:del w:id="125" w:author="Ковалева Ольга Анатольевна" w:date="2016-06-15T13:24:00Z">
        <w:r w:rsidR="00E3510F" w:rsidRPr="000A296D" w:rsidDel="005525EE">
          <w:rPr>
            <w:rFonts w:cs="Times New Roman"/>
            <w:lang w:val="en-US"/>
            <w:rPrChange w:id="126" w:author="Ковалева Ольга Анатольевна" w:date="2016-06-15T16:59:00Z">
              <w:rPr>
                <w:rFonts w:cs="Times New Roman"/>
                <w:lang w:val="en-US"/>
              </w:rPr>
            </w:rPrChange>
          </w:rPr>
          <w:delText xml:space="preserve">was </w:delText>
        </w:r>
      </w:del>
      <w:ins w:id="127" w:author="Ковалева Ольга Анатольевна" w:date="2016-06-15T13:24:00Z">
        <w:r w:rsidR="005525EE" w:rsidRPr="000A296D">
          <w:rPr>
            <w:rFonts w:cs="Times New Roman"/>
            <w:lang w:val="en-US"/>
            <w:rPrChange w:id="128" w:author="Ковалева Ольга Анатольевна" w:date="2016-06-15T16:59:00Z">
              <w:rPr>
                <w:rFonts w:cs="Times New Roman"/>
                <w:lang w:val="en-US"/>
              </w:rPr>
            </w:rPrChange>
          </w:rPr>
          <w:t xml:space="preserve">were </w:t>
        </w:r>
      </w:ins>
      <w:r w:rsidR="00E3510F" w:rsidRPr="000A296D">
        <w:rPr>
          <w:rFonts w:cs="Times New Roman"/>
          <w:lang w:val="en-US"/>
          <w:rPrChange w:id="129" w:author="Ковалева Ольга Анатольевна" w:date="2016-06-15T16:59:00Z">
            <w:rPr>
              <w:rFonts w:cs="Times New Roman"/>
              <w:lang w:val="en-US"/>
            </w:rPr>
          </w:rPrChange>
        </w:rPr>
        <w:t xml:space="preserve">most intensely threatened by </w:t>
      </w:r>
      <w:r w:rsidR="004A1B3D" w:rsidRPr="000A296D">
        <w:rPr>
          <w:rFonts w:cs="Times New Roman"/>
          <w:lang w:val="en-US"/>
          <w:rPrChange w:id="130" w:author="Ковалева Ольга Анатольевна" w:date="2016-06-15T16:59:00Z">
            <w:rPr>
              <w:rFonts w:cs="Times New Roman"/>
              <w:lang w:val="en-US"/>
            </w:rPr>
          </w:rPrChange>
        </w:rPr>
        <w:t xml:space="preserve">erosion. </w:t>
      </w:r>
      <w:r w:rsidR="00E3510F" w:rsidRPr="000A296D">
        <w:rPr>
          <w:rFonts w:cs="Times New Roman"/>
          <w:lang w:val="en-US"/>
          <w:rPrChange w:id="131" w:author="Ковалева Ольга Анатольевна" w:date="2016-06-15T16:59:00Z">
            <w:rPr>
              <w:rFonts w:cs="Times New Roman"/>
              <w:lang w:val="en-US"/>
            </w:rPr>
          </w:rPrChange>
        </w:rPr>
        <w:t xml:space="preserve">Area of sand redeposition was located in the central part of beach profile, where slightly dome shaped surface (or ridge) was formed. </w:t>
      </w:r>
      <w:r w:rsidR="00D84272" w:rsidRPr="000A296D">
        <w:rPr>
          <w:rFonts w:cs="Times New Roman"/>
          <w:lang w:val="en-US"/>
          <w:rPrChange w:id="132" w:author="Ковалева Ольга Анатольевна" w:date="2016-06-15T16:59:00Z">
            <w:rPr>
              <w:rFonts w:cs="Times New Roman"/>
              <w:lang w:val="en-US"/>
            </w:rPr>
          </w:rPrChange>
        </w:rPr>
        <w:t xml:space="preserve">Total volume of eroded sediment material was </w:t>
      </w:r>
      <w:r w:rsidR="00DD0AEA" w:rsidRPr="000A296D">
        <w:rPr>
          <w:lang w:val="en-US"/>
          <w:rPrChange w:id="133" w:author="Ковалева Ольга Анатольевна" w:date="2016-06-15T16:59:00Z">
            <w:rPr>
              <w:lang w:val="en-US"/>
            </w:rPr>
          </w:rPrChange>
        </w:rPr>
        <w:t xml:space="preserve">464.5 </w:t>
      </w:r>
      <w:r w:rsidR="00D84272" w:rsidRPr="000A296D">
        <w:rPr>
          <w:lang w:val="en-US"/>
          <w:rPrChange w:id="134" w:author="Ковалева Ольга Анатольевна" w:date="2016-06-15T16:59:00Z">
            <w:rPr>
              <w:lang w:val="en-US"/>
            </w:rPr>
          </w:rPrChange>
        </w:rPr>
        <w:t>m</w:t>
      </w:r>
      <w:r w:rsidR="00DD0AEA" w:rsidRPr="000A296D">
        <w:rPr>
          <w:rFonts w:cs="Times New Roman"/>
          <w:lang w:val="en-US"/>
          <w:rPrChange w:id="135" w:author="Ковалева Ольга Анатольевна" w:date="2016-06-15T16:59:00Z">
            <w:rPr>
              <w:rFonts w:cs="Times New Roman"/>
              <w:lang w:val="en-US"/>
            </w:rPr>
          </w:rPrChange>
        </w:rPr>
        <w:t>³,</w:t>
      </w:r>
      <w:r w:rsidR="00DD0AEA" w:rsidRPr="000A296D">
        <w:rPr>
          <w:lang w:val="en-US"/>
          <w:rPrChange w:id="136" w:author="Ковалева Ольга Анатольевна" w:date="2016-06-15T16:59:00Z">
            <w:rPr>
              <w:lang w:val="en-US"/>
            </w:rPr>
          </w:rPrChange>
        </w:rPr>
        <w:t xml:space="preserve"> </w:t>
      </w:r>
      <w:r w:rsidR="00EF1ECA" w:rsidRPr="000A296D">
        <w:rPr>
          <w:lang w:val="en-US"/>
          <w:rPrChange w:id="137" w:author="Ковалева Ольга Анатольевна" w:date="2016-06-15T16:59:00Z">
            <w:rPr>
              <w:lang w:val="en-US"/>
            </w:rPr>
          </w:rPrChange>
        </w:rPr>
        <w:t>volume of deposited material</w:t>
      </w:r>
      <w:r w:rsidR="00DD0AEA" w:rsidRPr="000A296D">
        <w:rPr>
          <w:lang w:val="en-US"/>
          <w:rPrChange w:id="138" w:author="Ковалева Ольга Анатольевна" w:date="2016-06-15T16:59:00Z">
            <w:rPr>
              <w:lang w:val="en-US"/>
            </w:rPr>
          </w:rPrChange>
        </w:rPr>
        <w:t xml:space="preserve"> – 455.8 </w:t>
      </w:r>
      <w:r w:rsidR="00EF1ECA" w:rsidRPr="000A296D">
        <w:rPr>
          <w:lang w:val="en-US"/>
          <w:rPrChange w:id="139" w:author="Ковалева Ольга Анатольевна" w:date="2016-06-15T16:59:00Z">
            <w:rPr>
              <w:lang w:val="en-US"/>
            </w:rPr>
          </w:rPrChange>
        </w:rPr>
        <w:t>m</w:t>
      </w:r>
      <w:r w:rsidR="00DD0AEA" w:rsidRPr="000A296D">
        <w:rPr>
          <w:rFonts w:cs="Times New Roman"/>
          <w:lang w:val="en-US"/>
          <w:rPrChange w:id="140" w:author="Ковалева Ольга Анатольевна" w:date="2016-06-15T16:59:00Z">
            <w:rPr>
              <w:rFonts w:cs="Times New Roman"/>
              <w:lang w:val="en-US"/>
            </w:rPr>
          </w:rPrChange>
        </w:rPr>
        <w:t>³</w:t>
      </w:r>
      <w:r w:rsidR="0026369C" w:rsidRPr="000A296D">
        <w:rPr>
          <w:rFonts w:cs="Times New Roman"/>
          <w:lang w:val="en-US"/>
          <w:rPrChange w:id="141" w:author="Ковалева Ольга Анатольевна" w:date="2016-06-15T16:59:00Z">
            <w:rPr>
              <w:rFonts w:cs="Times New Roman"/>
              <w:lang w:val="en-US"/>
            </w:rPr>
          </w:rPrChange>
        </w:rPr>
        <w:t xml:space="preserve"> (</w:t>
      </w:r>
      <w:r w:rsidR="005457F0" w:rsidRPr="000A296D">
        <w:rPr>
          <w:rFonts w:cs="Times New Roman"/>
          <w:lang w:val="en-US"/>
          <w:rPrChange w:id="142" w:author="Ковалева Ольга Анатольевна" w:date="2016-06-15T16:59:00Z">
            <w:rPr>
              <w:rFonts w:cs="Times New Roman"/>
              <w:lang w:val="en-US"/>
            </w:rPr>
          </w:rPrChange>
        </w:rPr>
        <w:t>T</w:t>
      </w:r>
      <w:r w:rsidR="00EF1ECA" w:rsidRPr="000A296D">
        <w:rPr>
          <w:rFonts w:cs="Times New Roman"/>
          <w:lang w:val="en-US"/>
          <w:rPrChange w:id="143" w:author="Ковалева Ольга Анатольевна" w:date="2016-06-15T16:59:00Z">
            <w:rPr>
              <w:rFonts w:cs="Times New Roman"/>
              <w:lang w:val="en-US"/>
            </w:rPr>
          </w:rPrChange>
        </w:rPr>
        <w:t>able</w:t>
      </w:r>
      <w:r w:rsidR="0026369C" w:rsidRPr="000A296D">
        <w:rPr>
          <w:rFonts w:cs="Times New Roman"/>
          <w:lang w:val="en-US"/>
          <w:rPrChange w:id="144" w:author="Ковалева Ольга Анатольевна" w:date="2016-06-15T16:59:00Z">
            <w:rPr>
              <w:rFonts w:cs="Times New Roman"/>
              <w:lang w:val="en-US"/>
            </w:rPr>
          </w:rPrChange>
        </w:rPr>
        <w:t xml:space="preserve"> 1)</w:t>
      </w:r>
      <w:r w:rsidR="00E16C06" w:rsidRPr="000A296D">
        <w:rPr>
          <w:lang w:val="en-US"/>
          <w:rPrChange w:id="145" w:author="Ковалева Ольга Анатольевна" w:date="2016-06-15T16:59:00Z">
            <w:rPr>
              <w:lang w:val="en-US"/>
            </w:rPr>
          </w:rPrChange>
        </w:rPr>
        <w:t xml:space="preserve">, nonrecoverable sediment loss </w:t>
      </w:r>
      <w:r w:rsidR="005457F0" w:rsidRPr="000A296D">
        <w:rPr>
          <w:lang w:val="en-US"/>
          <w:rPrChange w:id="146" w:author="Ковалева Ольга Анатольевна" w:date="2016-06-15T16:59:00Z">
            <w:rPr>
              <w:lang w:val="en-US"/>
            </w:rPr>
          </w:rPrChange>
        </w:rPr>
        <w:t>–</w:t>
      </w:r>
      <w:r w:rsidR="00E16C06" w:rsidRPr="000A296D">
        <w:rPr>
          <w:lang w:val="en-US"/>
          <w:rPrChange w:id="147" w:author="Ковалева Ольга Анатольевна" w:date="2016-06-15T16:59:00Z">
            <w:rPr>
              <w:lang w:val="en-US"/>
            </w:rPr>
          </w:rPrChange>
        </w:rPr>
        <w:t xml:space="preserve"> </w:t>
      </w:r>
      <w:r w:rsidR="00DD0AEA" w:rsidRPr="000A296D">
        <w:rPr>
          <w:lang w:val="en-US"/>
          <w:rPrChange w:id="148" w:author="Ковалева Ольга Анатольевна" w:date="2016-06-15T16:59:00Z">
            <w:rPr>
              <w:lang w:val="en-US"/>
            </w:rPr>
          </w:rPrChange>
        </w:rPr>
        <w:t xml:space="preserve">8.7 </w:t>
      </w:r>
      <w:r w:rsidR="00E16C06" w:rsidRPr="000A296D">
        <w:rPr>
          <w:lang w:val="en-US"/>
          <w:rPrChange w:id="149" w:author="Ковалева Ольга Анатольевна" w:date="2016-06-15T16:59:00Z">
            <w:rPr>
              <w:lang w:val="en-US"/>
            </w:rPr>
          </w:rPrChange>
        </w:rPr>
        <w:t>m</w:t>
      </w:r>
      <w:r w:rsidR="00DD0AEA" w:rsidRPr="000A296D">
        <w:rPr>
          <w:rFonts w:cs="Times New Roman"/>
          <w:lang w:val="en-US"/>
          <w:rPrChange w:id="150" w:author="Ковалева Ольга Анатольевна" w:date="2016-06-15T16:59:00Z">
            <w:rPr>
              <w:rFonts w:cs="Times New Roman"/>
              <w:lang w:val="en-US"/>
            </w:rPr>
          </w:rPrChange>
        </w:rPr>
        <w:t>³</w:t>
      </w:r>
      <w:r w:rsidR="00E16C06" w:rsidRPr="000A296D">
        <w:rPr>
          <w:rFonts w:cs="Times New Roman"/>
          <w:lang w:val="en-US"/>
          <w:rPrChange w:id="151" w:author="Ковалева Ольга Анатольевна" w:date="2016-06-15T16:59:00Z">
            <w:rPr>
              <w:rFonts w:cs="Times New Roman"/>
              <w:lang w:val="en-US"/>
            </w:rPr>
          </w:rPrChange>
        </w:rPr>
        <w:t xml:space="preserve"> (or about </w:t>
      </w:r>
      <w:r w:rsidR="00257CE5" w:rsidRPr="000A296D">
        <w:rPr>
          <w:rFonts w:cs="Times New Roman"/>
          <w:lang w:val="en-US"/>
          <w:rPrChange w:id="152" w:author="Ковалева Ольга Анатольевна" w:date="2016-06-15T16:59:00Z">
            <w:rPr>
              <w:rFonts w:cs="Times New Roman"/>
              <w:lang w:val="en-US"/>
            </w:rPr>
          </w:rPrChange>
        </w:rPr>
        <w:t>2</w:t>
      </w:r>
      <w:r w:rsidR="00DD0AEA" w:rsidRPr="000A296D">
        <w:rPr>
          <w:rFonts w:cs="Times New Roman"/>
          <w:lang w:val="en-US"/>
          <w:rPrChange w:id="153" w:author="Ковалева Ольга Анатольевна" w:date="2016-06-15T16:59:00Z">
            <w:rPr>
              <w:rFonts w:cs="Times New Roman"/>
              <w:lang w:val="en-US"/>
            </w:rPr>
          </w:rPrChange>
        </w:rPr>
        <w:t xml:space="preserve">% </w:t>
      </w:r>
      <w:r w:rsidR="00E16C06" w:rsidRPr="000A296D">
        <w:rPr>
          <w:rFonts w:cs="Times New Roman"/>
          <w:lang w:val="en-US"/>
          <w:rPrChange w:id="154" w:author="Ковалева Ольга Анатольевна" w:date="2016-06-15T16:59:00Z">
            <w:rPr>
              <w:rFonts w:cs="Times New Roman"/>
              <w:lang w:val="en-US"/>
            </w:rPr>
          </w:rPrChange>
        </w:rPr>
        <w:t xml:space="preserve">of material, mobilized during the storm). </w:t>
      </w:r>
      <w:del w:id="155" w:author="Ковалева Ольга Анатольевна" w:date="2016-06-15T16:59:00Z">
        <w:r w:rsidR="00E16C06" w:rsidRPr="000A296D" w:rsidDel="000A296D">
          <w:rPr>
            <w:rFonts w:cs="Times New Roman"/>
            <w:lang w:val="en-US"/>
            <w:rPrChange w:id="156" w:author="Ковалева Ольга Анатольевна" w:date="2016-06-15T16:59:00Z">
              <w:rPr>
                <w:rFonts w:cs="Times New Roman"/>
                <w:lang w:val="en-US"/>
              </w:rPr>
            </w:rPrChange>
          </w:rPr>
          <w:delText xml:space="preserve">Distance </w:delText>
        </w:r>
      </w:del>
      <w:ins w:id="157" w:author="Ковалева Ольга Анатольевна" w:date="2016-06-15T16:59:00Z">
        <w:r w:rsidR="000A296D">
          <w:rPr>
            <w:rFonts w:cs="Times New Roman"/>
            <w:lang w:val="en-US"/>
          </w:rPr>
          <w:t>Length</w:t>
        </w:r>
        <w:r w:rsidR="000A296D" w:rsidRPr="000A296D">
          <w:rPr>
            <w:rFonts w:cs="Times New Roman"/>
            <w:lang w:val="en-US"/>
            <w:rPrChange w:id="158" w:author="Ковалева Ольга Анатольевна" w:date="2016-06-15T16:59:00Z">
              <w:rPr>
                <w:rFonts w:cs="Times New Roman"/>
                <w:lang w:val="en-US"/>
              </w:rPr>
            </w:rPrChange>
          </w:rPr>
          <w:t xml:space="preserve"> </w:t>
        </w:r>
      </w:ins>
      <w:r w:rsidR="00E16C06" w:rsidRPr="000A296D">
        <w:rPr>
          <w:rFonts w:cs="Times New Roman"/>
          <w:lang w:val="en-US"/>
          <w:rPrChange w:id="159" w:author="Ковалева Ольга Анатольевна" w:date="2016-06-15T16:59:00Z">
            <w:rPr>
              <w:rFonts w:cs="Times New Roman"/>
              <w:lang w:val="en-US"/>
            </w:rPr>
          </w:rPrChange>
        </w:rPr>
        <w:t>of sand</w:t>
      </w:r>
      <w:r w:rsidR="00E16C06" w:rsidRPr="00EB599F">
        <w:rPr>
          <w:rFonts w:cs="Times New Roman"/>
          <w:lang w:val="en-US"/>
        </w:rPr>
        <w:t xml:space="preserve"> escarpment retreat within </w:t>
      </w:r>
      <w:ins w:id="160" w:author="Ковалева Ольга Анатольевна" w:date="2016-06-15T13:26:00Z">
        <w:r w:rsidR="005525EE">
          <w:rPr>
            <w:rFonts w:cs="Times New Roman"/>
            <w:lang w:val="en-US"/>
          </w:rPr>
          <w:t xml:space="preserve">the </w:t>
        </w:r>
      </w:ins>
      <w:r w:rsidR="00E16C06" w:rsidRPr="00EB599F">
        <w:rPr>
          <w:rFonts w:cs="Times New Roman"/>
          <w:lang w:val="en-US"/>
        </w:rPr>
        <w:t xml:space="preserve">anthropogenically disturbed part of </w:t>
      </w:r>
      <w:ins w:id="161" w:author="Ковалева Ольга Анатольевна" w:date="2016-06-15T13:26:00Z">
        <w:r w:rsidR="005525EE">
          <w:rPr>
            <w:rFonts w:cs="Times New Roman"/>
            <w:lang w:val="en-US"/>
          </w:rPr>
          <w:t xml:space="preserve">the </w:t>
        </w:r>
      </w:ins>
      <w:r w:rsidR="00E16C06" w:rsidRPr="00EB599F">
        <w:rPr>
          <w:rFonts w:cs="Times New Roman"/>
          <w:lang w:val="en-US"/>
        </w:rPr>
        <w:t xml:space="preserve">study area was </w:t>
      </w:r>
      <w:r w:rsidR="00DD0AEA" w:rsidRPr="00EB599F">
        <w:rPr>
          <w:rFonts w:cs="Times New Roman"/>
          <w:lang w:val="en-US"/>
        </w:rPr>
        <w:t>2.5</w:t>
      </w:r>
      <w:r w:rsidR="005457F0" w:rsidRPr="00EB599F">
        <w:rPr>
          <w:rFonts w:cs="Times New Roman"/>
          <w:lang w:val="en-US"/>
        </w:rPr>
        <w:t> </w:t>
      </w:r>
      <w:r w:rsidR="00E16C06" w:rsidRPr="00EB599F">
        <w:rPr>
          <w:rFonts w:cs="Times New Roman"/>
          <w:lang w:val="en-US"/>
        </w:rPr>
        <w:t>m</w:t>
      </w:r>
      <w:r w:rsidR="00DD0AEA" w:rsidRPr="00EB599F">
        <w:rPr>
          <w:rFonts w:cs="Times New Roman"/>
          <w:lang w:val="en-US"/>
        </w:rPr>
        <w:t xml:space="preserve"> (</w:t>
      </w:r>
      <w:r w:rsidR="00E16C06" w:rsidRPr="00EB599F">
        <w:rPr>
          <w:rFonts w:cs="Times New Roman"/>
          <w:lang w:val="en-US"/>
        </w:rPr>
        <w:t>Fig</w:t>
      </w:r>
      <w:r w:rsidR="00DD0AEA" w:rsidRPr="00EB599F">
        <w:rPr>
          <w:rFonts w:cs="Times New Roman"/>
          <w:lang w:val="en-US"/>
        </w:rPr>
        <w:t xml:space="preserve">. 2), </w:t>
      </w:r>
      <w:r w:rsidR="00E16C06" w:rsidRPr="00EB599F">
        <w:rPr>
          <w:rFonts w:cs="Times New Roman"/>
          <w:lang w:val="en-US"/>
        </w:rPr>
        <w:t>while foredune slope in the adjacent (“natural”</w:t>
      </w:r>
      <w:r w:rsidR="00917309" w:rsidRPr="00EB599F">
        <w:rPr>
          <w:rFonts w:cs="Times New Roman"/>
          <w:lang w:val="en-US"/>
        </w:rPr>
        <w:t>) part of the coast was shifted 1.5 m landward, forming active escarpment.</w:t>
      </w:r>
      <w:r w:rsidR="00E16C06" w:rsidRPr="00EB599F">
        <w:rPr>
          <w:rFonts w:cs="Times New Roman"/>
          <w:lang w:val="en-US"/>
        </w:rPr>
        <w:t xml:space="preserve"> </w:t>
      </w:r>
    </w:p>
    <w:p w:rsidR="008D4442" w:rsidRPr="00EB599F" w:rsidRDefault="008D4442" w:rsidP="008D4442">
      <w:pPr>
        <w:pStyle w:val="a3"/>
        <w:spacing w:line="23" w:lineRule="atLeast"/>
        <w:ind w:firstLine="0"/>
        <w:jc w:val="center"/>
        <w:rPr>
          <w:rFonts w:cs="Times New Roman"/>
          <w:lang w:val="en-US"/>
        </w:rPr>
      </w:pPr>
      <w:r w:rsidRPr="00EB599F">
        <w:rPr>
          <w:rFonts w:cs="Times New Roman"/>
          <w:noProof/>
          <w:lang w:eastAsia="ru-RU"/>
        </w:rPr>
        <w:drawing>
          <wp:inline distT="0" distB="0" distL="0" distR="0" wp14:anchorId="23A2B397" wp14:editId="33D05C9B">
            <wp:extent cx="5937885" cy="4547870"/>
            <wp:effectExtent l="0" t="0" r="5715"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4547870"/>
                    </a:xfrm>
                    <a:prstGeom prst="rect">
                      <a:avLst/>
                    </a:prstGeom>
                    <a:noFill/>
                  </pic:spPr>
                </pic:pic>
              </a:graphicData>
            </a:graphic>
          </wp:inline>
        </w:drawing>
      </w:r>
    </w:p>
    <w:p w:rsidR="008D4442" w:rsidRPr="00EB599F" w:rsidRDefault="008D4442" w:rsidP="008D4442">
      <w:pPr>
        <w:pStyle w:val="a3"/>
        <w:spacing w:line="23" w:lineRule="atLeast"/>
        <w:jc w:val="center"/>
        <w:rPr>
          <w:rFonts w:cs="Times New Roman"/>
          <w:i/>
          <w:lang w:val="en-US"/>
        </w:rPr>
      </w:pPr>
      <w:r w:rsidRPr="00EB599F">
        <w:rPr>
          <w:rFonts w:cs="Times New Roman"/>
          <w:i/>
          <w:noProof/>
          <w:lang w:val="en-US" w:eastAsia="ru-RU"/>
        </w:rPr>
        <w:t>Fig.2. Photos of last storm effects and 3D numerical model of beach areas with cross-section for August 2015 and December 2015</w:t>
      </w:r>
    </w:p>
    <w:p w:rsidR="008B29E3" w:rsidRPr="00EB599F" w:rsidRDefault="008B29E3" w:rsidP="008C15C5">
      <w:pPr>
        <w:pStyle w:val="a3"/>
        <w:spacing w:line="23" w:lineRule="atLeast"/>
        <w:rPr>
          <w:rFonts w:cs="Times New Roman"/>
          <w:lang w:val="en-US"/>
        </w:rPr>
      </w:pPr>
    </w:p>
    <w:p w:rsidR="00DD0AEA" w:rsidRPr="00EB599F" w:rsidRDefault="00917309" w:rsidP="008C15C5">
      <w:pPr>
        <w:pStyle w:val="a3"/>
        <w:spacing w:line="23" w:lineRule="atLeast"/>
        <w:rPr>
          <w:rFonts w:cs="Times New Roman"/>
          <w:lang w:val="en-US"/>
        </w:rPr>
      </w:pPr>
      <w:r w:rsidRPr="00EB599F">
        <w:rPr>
          <w:rFonts w:cs="Times New Roman"/>
          <w:lang w:val="en-US"/>
        </w:rPr>
        <w:t xml:space="preserve">Analyzing longer period, we can conclude that since summer 2014, coastal escarpment </w:t>
      </w:r>
      <w:del w:id="162" w:author="Ковалева Ольга Анатольевна" w:date="2016-06-15T13:27:00Z">
        <w:r w:rsidRPr="00EB599F" w:rsidDel="005525EE">
          <w:rPr>
            <w:rFonts w:cs="Times New Roman"/>
            <w:lang w:val="en-US"/>
          </w:rPr>
          <w:delText xml:space="preserve">in </w:delText>
        </w:r>
      </w:del>
      <w:ins w:id="163" w:author="Ковалева Ольга Анатольевна" w:date="2016-06-15T13:27:00Z">
        <w:r w:rsidR="005525EE">
          <w:rPr>
            <w:rFonts w:cs="Times New Roman"/>
            <w:lang w:val="en-US"/>
          </w:rPr>
          <w:t>within</w:t>
        </w:r>
        <w:r w:rsidR="005525EE" w:rsidRPr="00EB599F">
          <w:rPr>
            <w:rFonts w:cs="Times New Roman"/>
            <w:lang w:val="en-US"/>
          </w:rPr>
          <w:t xml:space="preserve"> </w:t>
        </w:r>
        <w:r w:rsidR="005525EE">
          <w:rPr>
            <w:rFonts w:cs="Times New Roman"/>
            <w:lang w:val="en-US"/>
          </w:rPr>
          <w:t xml:space="preserve">the </w:t>
        </w:r>
      </w:ins>
      <w:del w:id="164" w:author="Ковалева Ольга Анатольевна" w:date="2016-06-15T13:27:00Z">
        <w:r w:rsidRPr="00EB599F" w:rsidDel="005525EE">
          <w:rPr>
            <w:rFonts w:cs="Times New Roman"/>
            <w:lang w:val="en-US"/>
          </w:rPr>
          <w:delText xml:space="preserve">frame </w:delText>
        </w:r>
      </w:del>
      <w:ins w:id="165" w:author="Ковалева Ольга Анатольевна" w:date="2016-06-15T13:27:00Z">
        <w:r w:rsidR="005525EE">
          <w:rPr>
            <w:rFonts w:cs="Times New Roman"/>
            <w:lang w:val="en-US"/>
          </w:rPr>
          <w:t>boundaries</w:t>
        </w:r>
        <w:r w:rsidR="005525EE" w:rsidRPr="00EB599F">
          <w:rPr>
            <w:rFonts w:cs="Times New Roman"/>
            <w:lang w:val="en-US"/>
          </w:rPr>
          <w:t xml:space="preserve"> </w:t>
        </w:r>
      </w:ins>
      <w:r w:rsidRPr="00EB599F">
        <w:rPr>
          <w:rFonts w:cs="Times New Roman"/>
          <w:lang w:val="en-US"/>
        </w:rPr>
        <w:t xml:space="preserve">of </w:t>
      </w:r>
      <w:ins w:id="166" w:author="Ковалева Ольга Анатольевна" w:date="2016-06-15T13:27:00Z">
        <w:r w:rsidR="005525EE">
          <w:rPr>
            <w:rFonts w:cs="Times New Roman"/>
            <w:lang w:val="en-US"/>
          </w:rPr>
          <w:t xml:space="preserve">the </w:t>
        </w:r>
      </w:ins>
      <w:r w:rsidRPr="00EB599F">
        <w:rPr>
          <w:rFonts w:cs="Times New Roman"/>
          <w:lang w:val="en-US"/>
        </w:rPr>
        <w:t xml:space="preserve">recreation area “Beach </w:t>
      </w:r>
      <w:r w:rsidRPr="000A296D">
        <w:rPr>
          <w:rFonts w:cs="Times New Roman"/>
          <w:lang w:val="en-US"/>
          <w:rPrChange w:id="167" w:author="Ковалева Ольга Анатольевна" w:date="2016-06-15T16:59:00Z">
            <w:rPr>
              <w:rFonts w:cs="Times New Roman"/>
              <w:lang w:val="en-US"/>
            </w:rPr>
          </w:rPrChange>
        </w:rPr>
        <w:t xml:space="preserve">Paradise” retreated </w:t>
      </w:r>
      <w:r w:rsidR="00D864ED" w:rsidRPr="000A296D">
        <w:rPr>
          <w:rFonts w:cs="Times New Roman"/>
          <w:lang w:val="en-US"/>
          <w:rPrChange w:id="168" w:author="Ковалева Ольга Анатольевна" w:date="2016-06-15T16:59:00Z">
            <w:rPr>
              <w:rFonts w:cs="Times New Roman"/>
              <w:lang w:val="en-US"/>
            </w:rPr>
          </w:rPrChange>
        </w:rPr>
        <w:t xml:space="preserve">3.5 </w:t>
      </w:r>
      <w:r w:rsidRPr="000A296D">
        <w:rPr>
          <w:rFonts w:cs="Times New Roman"/>
          <w:lang w:val="en-US"/>
          <w:rPrChange w:id="169" w:author="Ковалева Ольга Анатольевна" w:date="2016-06-15T16:59:00Z">
            <w:rPr>
              <w:rFonts w:cs="Times New Roman"/>
              <w:lang w:val="en-US"/>
            </w:rPr>
          </w:rPrChange>
        </w:rPr>
        <w:t>m; since summer 2012 – 10 m landward</w:t>
      </w:r>
      <w:r w:rsidR="00DD0AEA" w:rsidRPr="000A296D">
        <w:rPr>
          <w:rFonts w:cs="Times New Roman"/>
          <w:lang w:val="en-US"/>
          <w:rPrChange w:id="170" w:author="Ковалева Ольга Анатольевна" w:date="2016-06-15T16:59:00Z">
            <w:rPr>
              <w:rFonts w:cs="Times New Roman"/>
              <w:lang w:val="en-US"/>
            </w:rPr>
          </w:rPrChange>
        </w:rPr>
        <w:t>.</w:t>
      </w:r>
      <w:r w:rsidR="00327D26" w:rsidRPr="000A296D">
        <w:rPr>
          <w:rFonts w:cs="Times New Roman"/>
          <w:lang w:val="en-US"/>
          <w:rPrChange w:id="171" w:author="Ковалева Ольга Анатольевна" w:date="2016-06-15T16:59:00Z">
            <w:rPr>
              <w:rFonts w:cs="Times New Roman"/>
              <w:lang w:val="en-US"/>
            </w:rPr>
          </w:rPrChange>
        </w:rPr>
        <w:t xml:space="preserve"> Comparative analyses </w:t>
      </w:r>
      <w:r w:rsidR="00656D94" w:rsidRPr="000A296D">
        <w:rPr>
          <w:rFonts w:cs="Times New Roman"/>
          <w:lang w:val="en-US"/>
          <w:rPrChange w:id="172" w:author="Ковалева Ольга Анатольевна" w:date="2016-06-15T16:59:00Z">
            <w:rPr>
              <w:rFonts w:cs="Times New Roman"/>
              <w:lang w:val="en-US"/>
            </w:rPr>
          </w:rPrChange>
        </w:rPr>
        <w:t xml:space="preserve">of </w:t>
      </w:r>
      <w:r w:rsidR="00327D26" w:rsidRPr="000A296D">
        <w:rPr>
          <w:rFonts w:cs="Times New Roman"/>
          <w:lang w:val="en-US"/>
          <w:rPrChange w:id="173" w:author="Ковалева Ольга Анатольевна" w:date="2016-06-15T16:59:00Z">
            <w:rPr>
              <w:rFonts w:cs="Times New Roman"/>
              <w:lang w:val="en-US"/>
            </w:rPr>
          </w:rPrChange>
        </w:rPr>
        <w:t>numerical</w:t>
      </w:r>
      <w:r w:rsidR="00656D94" w:rsidRPr="000A296D">
        <w:rPr>
          <w:rFonts w:cs="Times New Roman"/>
          <w:lang w:val="en-US"/>
          <w:rPrChange w:id="174" w:author="Ковалева Ольга Анатольевна" w:date="2016-06-15T16:59:00Z">
            <w:rPr>
              <w:rFonts w:cs="Times New Roman"/>
              <w:lang w:val="en-US"/>
            </w:rPr>
          </w:rPrChange>
        </w:rPr>
        <w:t xml:space="preserve"> relief surfaces</w:t>
      </w:r>
      <w:r w:rsidR="00327D26" w:rsidRPr="000A296D">
        <w:rPr>
          <w:rFonts w:cs="Times New Roman"/>
          <w:lang w:val="en-US"/>
          <w:rPrChange w:id="175" w:author="Ковалева Ольга Анатольевна" w:date="2016-06-15T16:59:00Z">
            <w:rPr>
              <w:rFonts w:cs="Times New Roman"/>
              <w:lang w:val="en-US"/>
            </w:rPr>
          </w:rPrChange>
        </w:rPr>
        <w:t>, received in</w:t>
      </w:r>
      <w:r w:rsidR="00656D94" w:rsidRPr="000A296D">
        <w:rPr>
          <w:rFonts w:cs="Times New Roman"/>
          <w:lang w:val="en-US"/>
          <w:rPrChange w:id="176" w:author="Ковалева Ольга Анатольевна" w:date="2016-06-15T16:59:00Z">
            <w:rPr>
              <w:rFonts w:cs="Times New Roman"/>
              <w:lang w:val="en-US"/>
            </w:rPr>
          </w:rPrChange>
        </w:rPr>
        <w:t xml:space="preserve"> 2012 and 2015</w:t>
      </w:r>
      <w:r w:rsidR="00327D26" w:rsidRPr="000A296D">
        <w:rPr>
          <w:rFonts w:cs="Times New Roman"/>
          <w:lang w:val="en-US"/>
          <w:rPrChange w:id="177" w:author="Ковалева Ольга Анатольевна" w:date="2016-06-15T16:59:00Z">
            <w:rPr>
              <w:rFonts w:cs="Times New Roman"/>
              <w:lang w:val="en-US"/>
            </w:rPr>
          </w:rPrChange>
        </w:rPr>
        <w:t>,</w:t>
      </w:r>
      <w:r w:rsidR="00656D94" w:rsidRPr="000A296D">
        <w:rPr>
          <w:rFonts w:cs="Times New Roman"/>
          <w:lang w:val="en-US"/>
          <w:rPrChange w:id="178" w:author="Ковалева Ольга Анатольевна" w:date="2016-06-15T16:59:00Z">
            <w:rPr>
              <w:rFonts w:cs="Times New Roman"/>
              <w:lang w:val="en-US"/>
            </w:rPr>
          </w:rPrChange>
        </w:rPr>
        <w:t xml:space="preserve"> was carried out for </w:t>
      </w:r>
      <w:ins w:id="179" w:author="Ковалева Ольга Анатольевна" w:date="2016-06-15T13:28:00Z">
        <w:r w:rsidR="005525EE" w:rsidRPr="000A296D">
          <w:rPr>
            <w:rFonts w:cs="Times New Roman"/>
            <w:lang w:val="en-US"/>
            <w:rPrChange w:id="180" w:author="Ковалева Ольга Анатольевна" w:date="2016-06-15T16:59:00Z">
              <w:rPr>
                <w:rFonts w:cs="Times New Roman"/>
                <w:lang w:val="en-US"/>
              </w:rPr>
            </w:rPrChange>
          </w:rPr>
          <w:t xml:space="preserve">the </w:t>
        </w:r>
      </w:ins>
      <w:r w:rsidR="00656D94" w:rsidRPr="000A296D">
        <w:rPr>
          <w:rFonts w:cs="Times New Roman"/>
          <w:lang w:val="en-US"/>
          <w:rPrChange w:id="181" w:author="Ковалева Ольга Анатольевна" w:date="2016-06-15T16:59:00Z">
            <w:rPr>
              <w:rFonts w:cs="Times New Roman"/>
              <w:lang w:val="en-US"/>
            </w:rPr>
          </w:rPrChange>
        </w:rPr>
        <w:t xml:space="preserve">area of </w:t>
      </w:r>
      <w:r w:rsidR="00DD0AEA" w:rsidRPr="000A296D">
        <w:rPr>
          <w:rFonts w:cs="Times New Roman"/>
          <w:lang w:val="en-US"/>
          <w:rPrChange w:id="182" w:author="Ковалева Ольга Анатольевна" w:date="2016-06-15T16:59:00Z">
            <w:rPr>
              <w:rFonts w:cs="Times New Roman"/>
              <w:lang w:val="en-US"/>
            </w:rPr>
          </w:rPrChange>
        </w:rPr>
        <w:t xml:space="preserve">4154 </w:t>
      </w:r>
      <w:r w:rsidR="00656D94" w:rsidRPr="000A296D">
        <w:rPr>
          <w:lang w:val="en-US"/>
          <w:rPrChange w:id="183" w:author="Ковалева Ольга Анатольевна" w:date="2016-06-15T16:59:00Z">
            <w:rPr>
              <w:lang w:val="en-US"/>
            </w:rPr>
          </w:rPrChange>
        </w:rPr>
        <w:t>m</w:t>
      </w:r>
      <w:r w:rsidR="00DD0AEA" w:rsidRPr="000A296D">
        <w:rPr>
          <w:rFonts w:cs="Times New Roman"/>
          <w:lang w:val="en-US"/>
          <w:rPrChange w:id="184" w:author="Ковалева Ольга Анатольевна" w:date="2016-06-15T16:59:00Z">
            <w:rPr>
              <w:rFonts w:cs="Times New Roman"/>
              <w:lang w:val="en-US"/>
            </w:rPr>
          </w:rPrChange>
        </w:rPr>
        <w:t>²</w:t>
      </w:r>
      <w:r w:rsidR="00327D26" w:rsidRPr="000A296D">
        <w:rPr>
          <w:rFonts w:cs="Times New Roman"/>
          <w:lang w:val="en-US"/>
          <w:rPrChange w:id="185" w:author="Ковалева Ольга Анатольевна" w:date="2016-06-15T16:59:00Z">
            <w:rPr>
              <w:rFonts w:cs="Times New Roman"/>
              <w:lang w:val="en-US"/>
            </w:rPr>
          </w:rPrChange>
        </w:rPr>
        <w:t xml:space="preserve"> (260 m of beach</w:t>
      </w:r>
      <w:r w:rsidR="00327D26" w:rsidRPr="00EB599F">
        <w:rPr>
          <w:rFonts w:cs="Times New Roman"/>
          <w:lang w:val="en-US"/>
        </w:rPr>
        <w:t>)</w:t>
      </w:r>
      <w:r w:rsidR="00DD0AEA" w:rsidRPr="00EB599F">
        <w:rPr>
          <w:rFonts w:cs="Times New Roman"/>
          <w:lang w:val="en-US"/>
        </w:rPr>
        <w:t xml:space="preserve">. </w:t>
      </w:r>
      <w:r w:rsidR="00327D26" w:rsidRPr="00EB599F">
        <w:rPr>
          <w:rFonts w:cs="Times New Roman"/>
          <w:lang w:val="en-US"/>
        </w:rPr>
        <w:t xml:space="preserve">During this time </w:t>
      </w:r>
      <w:r w:rsidR="00DD0AEA" w:rsidRPr="00EB599F">
        <w:rPr>
          <w:rFonts w:cs="Times New Roman"/>
          <w:lang w:val="en-US"/>
        </w:rPr>
        <w:t xml:space="preserve">1182 </w:t>
      </w:r>
      <w:r w:rsidR="00327D26" w:rsidRPr="00EB599F">
        <w:rPr>
          <w:lang w:val="en-US"/>
        </w:rPr>
        <w:t>m</w:t>
      </w:r>
      <w:r w:rsidR="00DD0AEA" w:rsidRPr="00EB599F">
        <w:rPr>
          <w:rFonts w:cs="Times New Roman"/>
          <w:lang w:val="en-US"/>
        </w:rPr>
        <w:t xml:space="preserve">³ </w:t>
      </w:r>
      <w:r w:rsidR="00327D26" w:rsidRPr="00EB599F">
        <w:rPr>
          <w:rFonts w:cs="Times New Roman"/>
          <w:lang w:val="en-US"/>
        </w:rPr>
        <w:t xml:space="preserve">of sand was removed. </w:t>
      </w:r>
      <w:r w:rsidR="00DD0AEA" w:rsidRPr="00EB599F">
        <w:rPr>
          <w:rFonts w:cs="Times New Roman"/>
          <w:lang w:val="en-US"/>
        </w:rPr>
        <w:t xml:space="preserve"> </w:t>
      </w:r>
      <w:r w:rsidR="00327D26" w:rsidRPr="00EB599F">
        <w:rPr>
          <w:rFonts w:cs="Times New Roman"/>
          <w:lang w:val="en-US"/>
        </w:rPr>
        <w:t>Spatial distribution of erosion and accretion area</w:t>
      </w:r>
      <w:ins w:id="186" w:author="Ковалева Ольга Анатольевна" w:date="2016-06-15T13:29:00Z">
        <w:r w:rsidR="005525EE">
          <w:rPr>
            <w:rFonts w:cs="Times New Roman"/>
            <w:lang w:val="en-US"/>
          </w:rPr>
          <w:t>s</w:t>
        </w:r>
      </w:ins>
      <w:r w:rsidR="00327D26" w:rsidRPr="00EB599F">
        <w:rPr>
          <w:rFonts w:cs="Times New Roman"/>
          <w:lang w:val="en-US"/>
        </w:rPr>
        <w:t xml:space="preserve"> is the same as for one storm – intense erosion of backshore, escarpment and foredune </w:t>
      </w:r>
      <w:r w:rsidR="00DD0AEA" w:rsidRPr="00EB599F">
        <w:rPr>
          <w:rFonts w:cs="Times New Roman"/>
          <w:lang w:val="en-US"/>
        </w:rPr>
        <w:t>(</w:t>
      </w:r>
      <w:r w:rsidR="00327D26" w:rsidRPr="00EB599F">
        <w:rPr>
          <w:rFonts w:cs="Times New Roman"/>
          <w:lang w:val="en-US"/>
        </w:rPr>
        <w:t xml:space="preserve">Fig. 3) and deposition in the central part of the beach. </w:t>
      </w:r>
      <w:r w:rsidR="00DD0AEA" w:rsidRPr="00EB599F">
        <w:rPr>
          <w:rFonts w:cs="Times New Roman"/>
          <w:lang w:val="en-US"/>
        </w:rPr>
        <w:t xml:space="preserve"> </w:t>
      </w:r>
      <w:r w:rsidR="00327D26" w:rsidRPr="00EB599F">
        <w:rPr>
          <w:rFonts w:cs="Times New Roman"/>
          <w:lang w:val="en-US"/>
        </w:rPr>
        <w:t xml:space="preserve">Total volume of eroded material </w:t>
      </w:r>
      <w:del w:id="187" w:author="Ковалева Ольга Анатольевна" w:date="2016-06-15T13:29:00Z">
        <w:r w:rsidR="00327D26" w:rsidRPr="00EB599F" w:rsidDel="005525EE">
          <w:rPr>
            <w:rFonts w:cs="Times New Roman"/>
            <w:lang w:val="en-US"/>
          </w:rPr>
          <w:delText xml:space="preserve">between </w:delText>
        </w:r>
      </w:del>
      <w:ins w:id="188" w:author="Ковалева Ольга Анатольевна" w:date="2016-06-15T13:29:00Z">
        <w:r w:rsidR="005525EE">
          <w:rPr>
            <w:rFonts w:cs="Times New Roman"/>
            <w:lang w:val="en-US"/>
          </w:rPr>
          <w:t>in the p</w:t>
        </w:r>
      </w:ins>
      <w:ins w:id="189" w:author="Ковалева Ольга Анатольевна" w:date="2016-06-15T13:30:00Z">
        <w:r w:rsidR="005525EE">
          <w:rPr>
            <w:rFonts w:cs="Times New Roman"/>
            <w:lang w:val="en-US"/>
          </w:rPr>
          <w:t>e</w:t>
        </w:r>
      </w:ins>
      <w:ins w:id="190" w:author="Ковалева Ольга Анатольевна" w:date="2016-06-15T13:29:00Z">
        <w:r w:rsidR="005525EE">
          <w:rPr>
            <w:rFonts w:cs="Times New Roman"/>
            <w:lang w:val="en-US"/>
          </w:rPr>
          <w:t>riod 2012-2015</w:t>
        </w:r>
        <w:r w:rsidR="005525EE" w:rsidRPr="00EB599F">
          <w:rPr>
            <w:rFonts w:cs="Times New Roman"/>
            <w:lang w:val="en-US"/>
          </w:rPr>
          <w:t xml:space="preserve"> </w:t>
        </w:r>
      </w:ins>
      <w:del w:id="191" w:author="Ковалева Ольга Анатольевна" w:date="2016-06-15T13:30:00Z">
        <w:r w:rsidR="00327D26" w:rsidRPr="00EB599F" w:rsidDel="005525EE">
          <w:rPr>
            <w:rFonts w:cs="Times New Roman"/>
            <w:lang w:val="en-US"/>
          </w:rPr>
          <w:delText xml:space="preserve">2012 and 2015 </w:delText>
        </w:r>
      </w:del>
      <w:r w:rsidR="00327D26" w:rsidRPr="00EB599F">
        <w:rPr>
          <w:rFonts w:cs="Times New Roman"/>
          <w:lang w:val="en-US"/>
        </w:rPr>
        <w:t xml:space="preserve">is </w:t>
      </w:r>
      <w:r w:rsidR="00DD0AEA" w:rsidRPr="00EB599F">
        <w:rPr>
          <w:rFonts w:cs="Times New Roman"/>
          <w:lang w:val="en-US"/>
        </w:rPr>
        <w:t xml:space="preserve">777 </w:t>
      </w:r>
      <w:r w:rsidR="00327D26" w:rsidRPr="00EB599F">
        <w:rPr>
          <w:lang w:val="en-US"/>
        </w:rPr>
        <w:t>m</w:t>
      </w:r>
      <w:r w:rsidR="00DD0AEA" w:rsidRPr="00EB599F">
        <w:rPr>
          <w:rFonts w:cs="Times New Roman"/>
          <w:lang w:val="en-US"/>
        </w:rPr>
        <w:t xml:space="preserve">³, </w:t>
      </w:r>
      <w:r w:rsidR="00327D26" w:rsidRPr="00EB599F">
        <w:rPr>
          <w:rFonts w:cs="Times New Roman"/>
          <w:lang w:val="en-US"/>
        </w:rPr>
        <w:t xml:space="preserve">volume of redeposited sand </w:t>
      </w:r>
      <w:r w:rsidR="00DD0AEA" w:rsidRPr="00EB599F">
        <w:rPr>
          <w:rFonts w:cs="Times New Roman"/>
          <w:lang w:val="en-US"/>
        </w:rPr>
        <w:t>– 405</w:t>
      </w:r>
      <w:r w:rsidR="005457F0" w:rsidRPr="00EB599F">
        <w:rPr>
          <w:rFonts w:cs="Times New Roman"/>
          <w:lang w:val="en-US"/>
        </w:rPr>
        <w:t> </w:t>
      </w:r>
      <w:r w:rsidR="00327D26" w:rsidRPr="00EB599F">
        <w:rPr>
          <w:lang w:val="en-US"/>
        </w:rPr>
        <w:t>m</w:t>
      </w:r>
      <w:r w:rsidR="00DD0AEA" w:rsidRPr="00EB599F">
        <w:rPr>
          <w:rFonts w:cs="Times New Roman"/>
          <w:lang w:val="en-US"/>
        </w:rPr>
        <w:t xml:space="preserve">³. </w:t>
      </w:r>
      <w:r w:rsidR="00327D26" w:rsidRPr="00EB599F">
        <w:rPr>
          <w:rFonts w:cs="Times New Roman"/>
          <w:lang w:val="en-US"/>
        </w:rPr>
        <w:t xml:space="preserve">Sediment loss reached </w:t>
      </w:r>
      <w:r w:rsidR="00DD0AEA" w:rsidRPr="00EB599F">
        <w:rPr>
          <w:rFonts w:cs="Times New Roman"/>
          <w:lang w:val="en-US"/>
        </w:rPr>
        <w:t xml:space="preserve">372 </w:t>
      </w:r>
      <w:r w:rsidR="00327D26" w:rsidRPr="00EB599F">
        <w:rPr>
          <w:lang w:val="en-US"/>
        </w:rPr>
        <w:t>m</w:t>
      </w:r>
      <w:r w:rsidR="002763A8" w:rsidRPr="00EB599F">
        <w:rPr>
          <w:rFonts w:cs="Times New Roman"/>
          <w:lang w:val="en-US"/>
        </w:rPr>
        <w:t xml:space="preserve">³ (about </w:t>
      </w:r>
      <w:r w:rsidR="00257CE5" w:rsidRPr="00EB599F">
        <w:rPr>
          <w:rFonts w:cs="Times New Roman"/>
          <w:lang w:val="en-US"/>
        </w:rPr>
        <w:t>48</w:t>
      </w:r>
      <w:r w:rsidR="00DD0AEA" w:rsidRPr="00EB599F">
        <w:rPr>
          <w:rFonts w:cs="Times New Roman"/>
          <w:lang w:val="en-US"/>
        </w:rPr>
        <w:t>%</w:t>
      </w:r>
      <w:r w:rsidR="002763A8" w:rsidRPr="00EB599F">
        <w:rPr>
          <w:rFonts w:cs="Times New Roman"/>
          <w:lang w:val="en-US"/>
        </w:rPr>
        <w:t xml:space="preserve"> of sediment volume, removed during this time)</w:t>
      </w:r>
      <w:r w:rsidR="0026369C" w:rsidRPr="00EB599F">
        <w:rPr>
          <w:rFonts w:cs="Times New Roman"/>
          <w:lang w:val="en-US"/>
        </w:rPr>
        <w:t>.</w:t>
      </w:r>
    </w:p>
    <w:p w:rsidR="008D4442" w:rsidRPr="00EB599F" w:rsidRDefault="008D4442" w:rsidP="008D4442">
      <w:pPr>
        <w:pStyle w:val="a3"/>
        <w:spacing w:line="23" w:lineRule="atLeast"/>
        <w:ind w:firstLine="0"/>
        <w:rPr>
          <w:rFonts w:cs="Times New Roman"/>
          <w:lang w:val="en-US"/>
        </w:rPr>
      </w:pPr>
      <w:r w:rsidRPr="00EB599F">
        <w:rPr>
          <w:b/>
          <w:i/>
          <w:noProof/>
          <w:lang w:eastAsia="ru-RU"/>
        </w:rPr>
        <w:drawing>
          <wp:inline distT="0" distB="0" distL="0" distR="0" wp14:anchorId="54686DE8" wp14:editId="454D2D14">
            <wp:extent cx="5940425" cy="232791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 H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2327910"/>
                    </a:xfrm>
                    <a:prstGeom prst="rect">
                      <a:avLst/>
                    </a:prstGeom>
                  </pic:spPr>
                </pic:pic>
              </a:graphicData>
            </a:graphic>
          </wp:inline>
        </w:drawing>
      </w:r>
    </w:p>
    <w:p w:rsidR="008B29E3" w:rsidRPr="00EB599F" w:rsidRDefault="008D4442" w:rsidP="008D4442">
      <w:pPr>
        <w:pStyle w:val="a3"/>
        <w:spacing w:line="23" w:lineRule="atLeast"/>
        <w:jc w:val="center"/>
        <w:rPr>
          <w:i/>
          <w:lang w:val="en-US"/>
        </w:rPr>
      </w:pPr>
      <w:r w:rsidRPr="00EB599F">
        <w:rPr>
          <w:i/>
          <w:lang w:val="en-US"/>
        </w:rPr>
        <w:t>Fig.3. Shaded relief of beach surfaces with last storm effect: erosion area (red), accretion area (green) and position of the erosion escarpment of the last storm events. A – Komarovo village; B – Repino village; C – Serovo village.</w:t>
      </w:r>
    </w:p>
    <w:p w:rsidR="008D4442" w:rsidRPr="00EB599F" w:rsidRDefault="008D4442" w:rsidP="008C15C5">
      <w:pPr>
        <w:pStyle w:val="a3"/>
        <w:spacing w:line="23" w:lineRule="atLeast"/>
        <w:rPr>
          <w:b/>
          <w:i/>
          <w:lang w:val="en-US"/>
        </w:rPr>
      </w:pPr>
    </w:p>
    <w:p w:rsidR="00DD0AEA" w:rsidRPr="00EB599F" w:rsidRDefault="00327D26" w:rsidP="008C15C5">
      <w:pPr>
        <w:pStyle w:val="a3"/>
        <w:spacing w:line="23" w:lineRule="atLeast"/>
        <w:rPr>
          <w:lang w:val="en-US"/>
        </w:rPr>
      </w:pPr>
      <w:r w:rsidRPr="00EB599F">
        <w:rPr>
          <w:i/>
          <w:lang w:val="en-US"/>
        </w:rPr>
        <w:t>Repino village</w:t>
      </w:r>
      <w:r w:rsidR="00631A81" w:rsidRPr="00EB599F">
        <w:rPr>
          <w:i/>
          <w:lang w:val="en-US"/>
        </w:rPr>
        <w:t>.</w:t>
      </w:r>
      <w:r w:rsidRPr="00EB599F">
        <w:rPr>
          <w:b/>
          <w:i/>
          <w:lang w:val="en-US"/>
        </w:rPr>
        <w:t xml:space="preserve"> </w:t>
      </w:r>
      <w:r w:rsidR="00F9417C" w:rsidRPr="00EB599F">
        <w:rPr>
          <w:lang w:val="en-US"/>
        </w:rPr>
        <w:t xml:space="preserve">Beach width of the study area is about </w:t>
      </w:r>
      <w:r w:rsidR="00DD0AEA" w:rsidRPr="00EB599F">
        <w:rPr>
          <w:lang w:val="en-US"/>
        </w:rPr>
        <w:t xml:space="preserve">40 </w:t>
      </w:r>
      <w:r w:rsidR="00F9417C" w:rsidRPr="00EB599F">
        <w:rPr>
          <w:lang w:val="en-US"/>
        </w:rPr>
        <w:t>m</w:t>
      </w:r>
      <w:r w:rsidR="00DD0AEA" w:rsidRPr="00EB599F">
        <w:rPr>
          <w:lang w:val="en-US"/>
        </w:rPr>
        <w:t xml:space="preserve">. </w:t>
      </w:r>
      <w:r w:rsidR="009B7AB4" w:rsidRPr="00EB599F">
        <w:rPr>
          <w:lang w:val="en-US"/>
        </w:rPr>
        <w:t xml:space="preserve">On the surface of </w:t>
      </w:r>
      <w:ins w:id="192" w:author="Ковалева Ольга Анатольевна" w:date="2016-06-15T13:30:00Z">
        <w:r w:rsidR="004974C8">
          <w:rPr>
            <w:lang w:val="en-US"/>
          </w:rPr>
          <w:t xml:space="preserve">the </w:t>
        </w:r>
      </w:ins>
      <w:r w:rsidR="009B7AB4" w:rsidRPr="00EB599F">
        <w:rPr>
          <w:lang w:val="en-US"/>
        </w:rPr>
        <w:t xml:space="preserve">beach ridge and nearshore bottom boulders and pebbles dominate; the berm surface is smooth, in the backshore the erosion escarpment </w:t>
      </w:r>
      <w:del w:id="193" w:author="Ковалева Ольга Анатольевна" w:date="2016-06-15T13:31:00Z">
        <w:r w:rsidR="009B7AB4" w:rsidRPr="00EB599F" w:rsidDel="004974C8">
          <w:rPr>
            <w:lang w:val="en-US"/>
          </w:rPr>
          <w:delText xml:space="preserve">in </w:delText>
        </w:r>
      </w:del>
      <w:ins w:id="194" w:author="Ковалева Ольга Анатольевна" w:date="2016-06-15T13:31:00Z">
        <w:r w:rsidR="004974C8">
          <w:rPr>
            <w:lang w:val="en-US"/>
          </w:rPr>
          <w:t>on</w:t>
        </w:r>
        <w:r w:rsidR="004974C8" w:rsidRPr="00EB599F">
          <w:rPr>
            <w:lang w:val="en-US"/>
          </w:rPr>
          <w:t xml:space="preserve"> </w:t>
        </w:r>
        <w:r w:rsidR="004974C8">
          <w:rPr>
            <w:lang w:val="en-US"/>
          </w:rPr>
          <w:t xml:space="preserve">the </w:t>
        </w:r>
      </w:ins>
      <w:r w:rsidR="009B7AB4" w:rsidRPr="00EB599F">
        <w:rPr>
          <w:lang w:val="en-US"/>
        </w:rPr>
        <w:t xml:space="preserve">steep slope of relict sand terrace. </w:t>
      </w:r>
      <w:r w:rsidR="002763A8" w:rsidRPr="00EB599F">
        <w:rPr>
          <w:lang w:val="en-US"/>
        </w:rPr>
        <w:t xml:space="preserve">Height of </w:t>
      </w:r>
      <w:ins w:id="195" w:author="Ковалева Ольга Анатольевна" w:date="2016-06-15T13:32:00Z">
        <w:r w:rsidR="004974C8">
          <w:rPr>
            <w:lang w:val="en-US"/>
          </w:rPr>
          <w:t xml:space="preserve">the </w:t>
        </w:r>
      </w:ins>
      <w:r w:rsidR="002763A8" w:rsidRPr="00EB599F">
        <w:rPr>
          <w:lang w:val="en-US"/>
        </w:rPr>
        <w:t xml:space="preserve">terrace with </w:t>
      </w:r>
      <w:ins w:id="196" w:author="Ковалева Ольга Анатольевна" w:date="2016-06-15T13:32:00Z">
        <w:r w:rsidR="004974C8">
          <w:rPr>
            <w:lang w:val="en-US"/>
          </w:rPr>
          <w:t xml:space="preserve">the </w:t>
        </w:r>
      </w:ins>
      <w:r w:rsidR="002763A8" w:rsidRPr="00EB599F">
        <w:rPr>
          <w:lang w:val="en-US"/>
        </w:rPr>
        <w:t xml:space="preserve">dune complex is up to 10 m a.s.l. </w:t>
      </w:r>
      <w:r w:rsidR="00B17E85" w:rsidRPr="00EB599F">
        <w:rPr>
          <w:lang w:val="en-US"/>
        </w:rPr>
        <w:t xml:space="preserve">On the terrace surface, composed on unconsolidated sand sediments, the dunes are developed. In the central part of the beach berm, remains of broken concrete seawall </w:t>
      </w:r>
      <w:del w:id="197" w:author="Ковалева Ольга Анатольевна" w:date="2016-06-15T13:32:00Z">
        <w:r w:rsidR="00B17E85" w:rsidRPr="00EB599F" w:rsidDel="004974C8">
          <w:rPr>
            <w:lang w:val="en-US"/>
          </w:rPr>
          <w:delText xml:space="preserve">is </w:delText>
        </w:r>
      </w:del>
      <w:ins w:id="198" w:author="Ковалева Ольга Анатольевна" w:date="2016-06-15T13:32:00Z">
        <w:r w:rsidR="004974C8">
          <w:rPr>
            <w:lang w:val="en-US"/>
          </w:rPr>
          <w:t>are</w:t>
        </w:r>
        <w:r w:rsidR="004974C8" w:rsidRPr="00EB599F">
          <w:rPr>
            <w:lang w:val="en-US"/>
          </w:rPr>
          <w:t xml:space="preserve"> </w:t>
        </w:r>
      </w:ins>
      <w:r w:rsidR="00B17E85" w:rsidRPr="00EB599F">
        <w:rPr>
          <w:lang w:val="en-US"/>
        </w:rPr>
        <w:t xml:space="preserve">located. In the </w:t>
      </w:r>
      <w:r w:rsidR="003B314B" w:rsidRPr="00EB599F">
        <w:rPr>
          <w:lang w:val="en-US"/>
        </w:rPr>
        <w:t>southeastern</w:t>
      </w:r>
      <w:r w:rsidR="00B17E85" w:rsidRPr="00EB599F">
        <w:rPr>
          <w:lang w:val="en-US"/>
        </w:rPr>
        <w:t xml:space="preserve"> part of</w:t>
      </w:r>
      <w:ins w:id="199" w:author="Ковалева Ольга Анатольевна" w:date="2016-06-15T13:32:00Z">
        <w:r w:rsidR="004974C8">
          <w:rPr>
            <w:lang w:val="en-US"/>
          </w:rPr>
          <w:t xml:space="preserve"> the</w:t>
        </w:r>
      </w:ins>
      <w:r w:rsidR="00B17E85" w:rsidRPr="00EB599F">
        <w:rPr>
          <w:lang w:val="en-US"/>
        </w:rPr>
        <w:t xml:space="preserve"> study area the coast is strengthen by</w:t>
      </w:r>
      <w:ins w:id="200" w:author="Ковалева Ольга Анатольевна" w:date="2016-06-15T13:33:00Z">
        <w:r w:rsidR="004974C8">
          <w:rPr>
            <w:lang w:val="en-US"/>
          </w:rPr>
          <w:t xml:space="preserve"> the</w:t>
        </w:r>
      </w:ins>
      <w:r w:rsidR="00B17E85" w:rsidRPr="00EB599F">
        <w:rPr>
          <w:lang w:val="en-US"/>
        </w:rPr>
        <w:t xml:space="preserve"> sloped seawall from granite blocks and boulders (coast</w:t>
      </w:r>
      <w:r w:rsidR="003B314B" w:rsidRPr="00EB599F">
        <w:rPr>
          <w:lang w:val="en-US"/>
        </w:rPr>
        <w:t xml:space="preserve"> protection structures of beginning of </w:t>
      </w:r>
      <w:ins w:id="201" w:author="Ковалева Ольга Анатольевна" w:date="2016-06-15T13:33:00Z">
        <w:r w:rsidR="004974C8">
          <w:rPr>
            <w:lang w:val="en-US"/>
          </w:rPr>
          <w:t xml:space="preserve">the </w:t>
        </w:r>
      </w:ins>
      <w:r w:rsidR="003B314B" w:rsidRPr="00EB599F">
        <w:rPr>
          <w:lang w:val="en-US"/>
        </w:rPr>
        <w:t>20</w:t>
      </w:r>
      <w:r w:rsidR="003B314B" w:rsidRPr="00EB599F">
        <w:rPr>
          <w:vertAlign w:val="superscript"/>
          <w:lang w:val="en-US"/>
        </w:rPr>
        <w:t>th</w:t>
      </w:r>
      <w:r w:rsidR="003B314B" w:rsidRPr="00EB599F">
        <w:rPr>
          <w:lang w:val="en-US"/>
        </w:rPr>
        <w:t xml:space="preserve"> century).</w:t>
      </w:r>
      <w:r w:rsidR="00B17E85" w:rsidRPr="00EB599F">
        <w:rPr>
          <w:lang w:val="en-US"/>
        </w:rPr>
        <w:t xml:space="preserve"> </w:t>
      </w:r>
      <w:r w:rsidR="00BE76C2" w:rsidRPr="00EB599F">
        <w:rPr>
          <w:lang w:val="en-US"/>
        </w:rPr>
        <w:t xml:space="preserve">In the nearshore there are several boulder groins, perpendicular to the shoreline. The distance between </w:t>
      </w:r>
      <w:ins w:id="202" w:author="Ковалева Ольга Анатольевна" w:date="2016-06-15T13:33:00Z">
        <w:r w:rsidR="004974C8">
          <w:rPr>
            <w:lang w:val="en-US"/>
          </w:rPr>
          <w:t xml:space="preserve">the </w:t>
        </w:r>
      </w:ins>
      <w:r w:rsidR="00BE76C2" w:rsidRPr="00EB599F">
        <w:rPr>
          <w:lang w:val="en-US"/>
        </w:rPr>
        <w:t xml:space="preserve">groins is about 50 </w:t>
      </w:r>
      <w:r w:rsidR="00BE76C2" w:rsidRPr="000A296D">
        <w:rPr>
          <w:lang w:val="en-US"/>
          <w:rPrChange w:id="203" w:author="Ковалева Ольга Анатольевна" w:date="2016-06-15T16:59:00Z">
            <w:rPr>
              <w:lang w:val="en-US"/>
            </w:rPr>
          </w:rPrChange>
        </w:rPr>
        <w:t xml:space="preserve">m </w:t>
      </w:r>
      <w:r w:rsidR="00DD0AEA" w:rsidRPr="000A296D">
        <w:rPr>
          <w:lang w:val="en-US"/>
          <w:rPrChange w:id="204" w:author="Ковалева Ольга Анатольевна" w:date="2016-06-15T16:59:00Z">
            <w:rPr>
              <w:lang w:val="en-US"/>
            </w:rPr>
          </w:rPrChange>
        </w:rPr>
        <w:t>(</w:t>
      </w:r>
      <w:r w:rsidR="00BE76C2" w:rsidRPr="000A296D">
        <w:rPr>
          <w:lang w:val="en-US"/>
          <w:rPrChange w:id="205" w:author="Ковалева Ольга Анатольевна" w:date="2016-06-15T16:59:00Z">
            <w:rPr>
              <w:lang w:val="en-US"/>
            </w:rPr>
          </w:rPrChange>
        </w:rPr>
        <w:t>Fig</w:t>
      </w:r>
      <w:r w:rsidR="00DD0AEA" w:rsidRPr="000A296D">
        <w:rPr>
          <w:lang w:val="en-US"/>
          <w:rPrChange w:id="206" w:author="Ковалева Ольга Анатольевна" w:date="2016-06-15T16:59:00Z">
            <w:rPr>
              <w:lang w:val="en-US"/>
            </w:rPr>
          </w:rPrChange>
        </w:rPr>
        <w:t>. 2).</w:t>
      </w:r>
      <w:r w:rsidR="00CF53AE" w:rsidRPr="00EB599F">
        <w:rPr>
          <w:lang w:val="en-US"/>
        </w:rPr>
        <w:t xml:space="preserve"> </w:t>
      </w:r>
      <w:r w:rsidR="00BE76C2" w:rsidRPr="00EB599F">
        <w:rPr>
          <w:lang w:val="en-US"/>
        </w:rPr>
        <w:t xml:space="preserve">Study area is a popular recreation zone, </w:t>
      </w:r>
      <w:r w:rsidR="00180AFD" w:rsidRPr="00EB599F">
        <w:rPr>
          <w:lang w:val="en-US"/>
        </w:rPr>
        <w:t xml:space="preserve">experienced during summer time significant anthropogenic load. </w:t>
      </w:r>
    </w:p>
    <w:p w:rsidR="000D0904" w:rsidRPr="00EB599F" w:rsidRDefault="00180AFD" w:rsidP="008C15C5">
      <w:pPr>
        <w:pStyle w:val="a3"/>
        <w:spacing w:line="23" w:lineRule="atLeast"/>
        <w:rPr>
          <w:rFonts w:cs="Times New Roman"/>
          <w:lang w:val="en-US"/>
        </w:rPr>
      </w:pPr>
      <w:r w:rsidRPr="00EB599F">
        <w:rPr>
          <w:lang w:val="en-US"/>
        </w:rPr>
        <w:t>Area of repeated laser scanning in August and December 2015 within described study area is</w:t>
      </w:r>
      <w:r w:rsidR="00DD0AEA" w:rsidRPr="00EB599F">
        <w:rPr>
          <w:lang w:val="en-US"/>
        </w:rPr>
        <w:t xml:space="preserve"> 4460 </w:t>
      </w:r>
      <w:r w:rsidRPr="00EB599F">
        <w:rPr>
          <w:lang w:val="en-US"/>
        </w:rPr>
        <w:t>m</w:t>
      </w:r>
      <w:r w:rsidR="00DD0AEA" w:rsidRPr="00EB599F">
        <w:rPr>
          <w:rFonts w:cs="Times New Roman"/>
          <w:lang w:val="en-US"/>
        </w:rPr>
        <w:t>²</w:t>
      </w:r>
      <w:r w:rsidR="00DD0AEA" w:rsidRPr="00EB599F">
        <w:rPr>
          <w:lang w:val="en-US"/>
        </w:rPr>
        <w:t xml:space="preserve">. </w:t>
      </w:r>
      <w:r w:rsidR="002763A8" w:rsidRPr="00EB599F">
        <w:rPr>
          <w:lang w:val="en-US"/>
        </w:rPr>
        <w:t>Removed sand volume is 422.2 m</w:t>
      </w:r>
      <w:r w:rsidR="002763A8" w:rsidRPr="00EB599F">
        <w:rPr>
          <w:rFonts w:cs="Times New Roman"/>
          <w:lang w:val="en-US"/>
        </w:rPr>
        <w:t xml:space="preserve">³ </w:t>
      </w:r>
      <w:r w:rsidR="002C1BED" w:rsidRPr="00EB599F">
        <w:rPr>
          <w:rFonts w:cs="Times New Roman"/>
          <w:lang w:val="en-US"/>
        </w:rPr>
        <w:t>(</w:t>
      </w:r>
      <w:r w:rsidR="002763A8" w:rsidRPr="00EB599F">
        <w:rPr>
          <w:rFonts w:cs="Times New Roman"/>
          <w:lang w:val="en-US"/>
        </w:rPr>
        <w:t>a</w:t>
      </w:r>
      <w:r w:rsidR="00404BA5" w:rsidRPr="00EB599F">
        <w:rPr>
          <w:lang w:val="en-US"/>
        </w:rPr>
        <w:t>long 190 m of shoreline</w:t>
      </w:r>
      <w:r w:rsidR="002C1BED" w:rsidRPr="00EB599F">
        <w:rPr>
          <w:lang w:val="en-US"/>
        </w:rPr>
        <w:t>)</w:t>
      </w:r>
      <w:r w:rsidR="002763A8" w:rsidRPr="00EB599F">
        <w:rPr>
          <w:lang w:val="en-US"/>
        </w:rPr>
        <w:t>.</w:t>
      </w:r>
      <w:r w:rsidR="00DD0AEA" w:rsidRPr="00EB599F">
        <w:rPr>
          <w:lang w:val="en-US"/>
        </w:rPr>
        <w:t xml:space="preserve"> </w:t>
      </w:r>
      <w:r w:rsidR="00552855" w:rsidRPr="00EB599F">
        <w:rPr>
          <w:rFonts w:cs="Times New Roman"/>
          <w:lang w:val="en-US"/>
        </w:rPr>
        <w:t>The foot of erosion escarpment, formed after</w:t>
      </w:r>
      <w:ins w:id="207" w:author="Ковалева Ольга Анатольевна" w:date="2016-06-15T13:34:00Z">
        <w:r w:rsidR="004974C8">
          <w:rPr>
            <w:rFonts w:cs="Times New Roman"/>
            <w:lang w:val="en-US"/>
          </w:rPr>
          <w:t xml:space="preserve"> the</w:t>
        </w:r>
      </w:ins>
      <w:r w:rsidR="00552855" w:rsidRPr="00EB599F">
        <w:rPr>
          <w:rFonts w:cs="Times New Roman"/>
          <w:lang w:val="en-US"/>
        </w:rPr>
        <w:t xml:space="preserve"> December storm, is located at the height 3 m</w:t>
      </w:r>
      <w:r w:rsidR="002763A8" w:rsidRPr="00EB599F">
        <w:rPr>
          <w:rFonts w:cs="Times New Roman"/>
          <w:lang w:val="en-US"/>
        </w:rPr>
        <w:t xml:space="preserve"> a.s.l</w:t>
      </w:r>
      <w:r w:rsidR="00552855" w:rsidRPr="00EB599F">
        <w:rPr>
          <w:rFonts w:cs="Times New Roman"/>
          <w:lang w:val="en-US"/>
        </w:rPr>
        <w:t xml:space="preserve">. Surface of dunes </w:t>
      </w:r>
      <w:ins w:id="208" w:author="Ковалева Ольга Анатольевна" w:date="2016-06-15T13:34:00Z">
        <w:r w:rsidR="004974C8">
          <w:rPr>
            <w:rFonts w:cs="Times New Roman"/>
            <w:lang w:val="en-US"/>
          </w:rPr>
          <w:t xml:space="preserve">located </w:t>
        </w:r>
      </w:ins>
      <w:r w:rsidR="00B93B5C" w:rsidRPr="00EB599F">
        <w:rPr>
          <w:rFonts w:cs="Times New Roman"/>
          <w:lang w:val="en-US"/>
        </w:rPr>
        <w:t xml:space="preserve">higher erosion escarpment </w:t>
      </w:r>
      <w:del w:id="209" w:author="Ковалева Ольга Анатольевна" w:date="2016-06-15T13:35:00Z">
        <w:r w:rsidR="00B93B5C" w:rsidRPr="00EB599F" w:rsidDel="004974C8">
          <w:rPr>
            <w:rFonts w:cs="Times New Roman"/>
            <w:lang w:val="en-US"/>
          </w:rPr>
          <w:delText xml:space="preserve">did </w:delText>
        </w:r>
      </w:del>
      <w:ins w:id="210" w:author="Ковалева Ольга Анатольевна" w:date="2016-06-15T13:35:00Z">
        <w:r w:rsidR="004974C8">
          <w:rPr>
            <w:rFonts w:cs="Times New Roman"/>
            <w:lang w:val="en-US"/>
          </w:rPr>
          <w:t>was</w:t>
        </w:r>
        <w:r w:rsidR="004974C8" w:rsidRPr="00EB599F">
          <w:rPr>
            <w:rFonts w:cs="Times New Roman"/>
            <w:lang w:val="en-US"/>
          </w:rPr>
          <w:t xml:space="preserve"> </w:t>
        </w:r>
      </w:ins>
      <w:r w:rsidR="00B93B5C" w:rsidRPr="00EB599F">
        <w:rPr>
          <w:rFonts w:cs="Times New Roman"/>
          <w:lang w:val="en-US"/>
        </w:rPr>
        <w:t>not touched by wave impact, sediment</w:t>
      </w:r>
      <w:ins w:id="211" w:author="Ковалева Ольга Анатольевна" w:date="2016-06-15T13:35:00Z">
        <w:r w:rsidR="004974C8">
          <w:rPr>
            <w:rFonts w:cs="Times New Roman"/>
            <w:lang w:val="en-US"/>
          </w:rPr>
          <w:t>s</w:t>
        </w:r>
      </w:ins>
      <w:r w:rsidR="00B93B5C" w:rsidRPr="00EB599F">
        <w:rPr>
          <w:rFonts w:cs="Times New Roman"/>
          <w:lang w:val="en-US"/>
        </w:rPr>
        <w:t xml:space="preserve"> were removed downslope by gravity processes. </w:t>
      </w:r>
      <w:r w:rsidR="002C1BED" w:rsidRPr="00EB599F">
        <w:rPr>
          <w:rFonts w:cs="Times New Roman"/>
          <w:lang w:val="en-US"/>
        </w:rPr>
        <w:t>Considering</w:t>
      </w:r>
      <w:r w:rsidR="00BC49C5" w:rsidRPr="00EB599F">
        <w:rPr>
          <w:rFonts w:cs="Times New Roman"/>
          <w:lang w:val="en-US"/>
        </w:rPr>
        <w:t xml:space="preserve"> large area </w:t>
      </w:r>
      <w:r w:rsidR="002763A8" w:rsidRPr="00EB599F">
        <w:rPr>
          <w:rFonts w:cs="Times New Roman"/>
          <w:lang w:val="en-US"/>
        </w:rPr>
        <w:t xml:space="preserve">of </w:t>
      </w:r>
      <w:ins w:id="212" w:author="Ковалева Ольга Анатольевна" w:date="2016-06-15T13:35:00Z">
        <w:r w:rsidR="004974C8">
          <w:rPr>
            <w:rFonts w:cs="Times New Roman"/>
            <w:lang w:val="en-US"/>
          </w:rPr>
          <w:t xml:space="preserve">the </w:t>
        </w:r>
      </w:ins>
      <w:r w:rsidR="002763A8" w:rsidRPr="00EB599F">
        <w:rPr>
          <w:rFonts w:cs="Times New Roman"/>
          <w:lang w:val="en-US"/>
        </w:rPr>
        <w:t xml:space="preserve">slope surface, the volume of </w:t>
      </w:r>
      <w:r w:rsidR="00B944A6" w:rsidRPr="00EB599F">
        <w:rPr>
          <w:rFonts w:cs="Times New Roman"/>
          <w:lang w:val="en-US"/>
        </w:rPr>
        <w:t xml:space="preserve">removed </w:t>
      </w:r>
      <w:r w:rsidR="002C1BED" w:rsidRPr="00EB599F">
        <w:rPr>
          <w:rFonts w:cs="Times New Roman"/>
          <w:lang w:val="en-US"/>
        </w:rPr>
        <w:t xml:space="preserve">sand </w:t>
      </w:r>
      <w:r w:rsidR="00B944A6" w:rsidRPr="00EB599F">
        <w:rPr>
          <w:rFonts w:cs="Times New Roman"/>
          <w:lang w:val="en-US"/>
        </w:rPr>
        <w:t>here</w:t>
      </w:r>
      <w:r w:rsidR="002C1BED" w:rsidRPr="00EB599F">
        <w:rPr>
          <w:rFonts w:cs="Times New Roman"/>
          <w:lang w:val="en-US"/>
        </w:rPr>
        <w:t xml:space="preserve"> is relatively small – about </w:t>
      </w:r>
      <w:r w:rsidR="00DD0AEA" w:rsidRPr="00EB599F">
        <w:rPr>
          <w:rFonts w:cs="Times New Roman"/>
          <w:lang w:val="en-US"/>
        </w:rPr>
        <w:t xml:space="preserve">25.3 </w:t>
      </w:r>
      <w:r w:rsidR="002C1BED" w:rsidRPr="00EB599F">
        <w:rPr>
          <w:lang w:val="en-US"/>
        </w:rPr>
        <w:t>m</w:t>
      </w:r>
      <w:r w:rsidR="00DD0AEA" w:rsidRPr="00EB599F">
        <w:rPr>
          <w:rFonts w:cs="Times New Roman"/>
          <w:lang w:val="en-US"/>
        </w:rPr>
        <w:t>³ (</w:t>
      </w:r>
      <w:r w:rsidR="002C1BED" w:rsidRPr="00EB599F">
        <w:rPr>
          <w:rFonts w:cs="Times New Roman"/>
          <w:lang w:val="en-US"/>
        </w:rPr>
        <w:t>or</w:t>
      </w:r>
      <w:r w:rsidR="00DD0AEA" w:rsidRPr="00EB599F">
        <w:rPr>
          <w:rFonts w:cs="Times New Roman"/>
          <w:lang w:val="en-US"/>
        </w:rPr>
        <w:t xml:space="preserve"> 6% </w:t>
      </w:r>
      <w:r w:rsidR="002C1BED" w:rsidRPr="00EB599F">
        <w:rPr>
          <w:rFonts w:cs="Times New Roman"/>
          <w:lang w:val="en-US"/>
        </w:rPr>
        <w:t xml:space="preserve">of </w:t>
      </w:r>
      <w:r w:rsidR="00B944A6" w:rsidRPr="00EB599F">
        <w:rPr>
          <w:rFonts w:cs="Times New Roman"/>
          <w:lang w:val="en-US"/>
        </w:rPr>
        <w:t xml:space="preserve">total volume of removed sediments). </w:t>
      </w:r>
      <w:r w:rsidR="000D0904" w:rsidRPr="00EB599F">
        <w:rPr>
          <w:rFonts w:cs="Times New Roman"/>
          <w:lang w:val="en-US"/>
        </w:rPr>
        <w:t xml:space="preserve">Most probably the main reason of sand transport here is not wave action, but landslides from the upper part of the slope. The wave impact zone is limited by the slope foot and beach berm. </w:t>
      </w:r>
    </w:p>
    <w:p w:rsidR="00407456" w:rsidRPr="00EB599F" w:rsidRDefault="000D0904" w:rsidP="008C15C5">
      <w:pPr>
        <w:pStyle w:val="a3"/>
        <w:spacing w:line="23" w:lineRule="atLeast"/>
        <w:rPr>
          <w:lang w:val="en-US"/>
        </w:rPr>
      </w:pPr>
      <w:r w:rsidRPr="00EB599F">
        <w:rPr>
          <w:rFonts w:cs="Times New Roman"/>
          <w:lang w:val="en-US"/>
        </w:rPr>
        <w:t>Most part of</w:t>
      </w:r>
      <w:ins w:id="213" w:author="Ковалева Ольга Анатольевна" w:date="2016-06-15T13:36:00Z">
        <w:r w:rsidR="004974C8">
          <w:rPr>
            <w:rFonts w:cs="Times New Roman"/>
            <w:lang w:val="en-US"/>
          </w:rPr>
          <w:t xml:space="preserve"> the</w:t>
        </w:r>
      </w:ins>
      <w:r w:rsidRPr="00EB599F">
        <w:rPr>
          <w:rFonts w:cs="Times New Roman"/>
          <w:lang w:val="en-US"/>
        </w:rPr>
        <w:t xml:space="preserve"> backshore near the </w:t>
      </w:r>
      <w:ins w:id="214" w:author="Ковалева Ольга Анатольевна" w:date="2016-06-15T13:36:00Z">
        <w:r w:rsidR="004974C8">
          <w:rPr>
            <w:rFonts w:cs="Times New Roman"/>
            <w:lang w:val="en-US"/>
          </w:rPr>
          <w:t xml:space="preserve">the </w:t>
        </w:r>
      </w:ins>
      <w:r w:rsidRPr="00EB599F">
        <w:rPr>
          <w:rFonts w:cs="Times New Roman"/>
          <w:lang w:val="en-US"/>
        </w:rPr>
        <w:t>slope foot (with local exception of accumulation caused by slope processes) is an area of intense erosion</w:t>
      </w:r>
      <w:r w:rsidR="002A16C5" w:rsidRPr="00EB599F">
        <w:rPr>
          <w:rFonts w:cs="Times New Roman"/>
          <w:lang w:val="en-US"/>
        </w:rPr>
        <w:t>.</w:t>
      </w:r>
      <w:r w:rsidRPr="00EB599F">
        <w:rPr>
          <w:rFonts w:cs="Times New Roman"/>
          <w:lang w:val="en-US"/>
        </w:rPr>
        <w:t xml:space="preserve"> Part of eroded material was deposited in the nearshore – between the shoreline and remains of broken sand protection structures, </w:t>
      </w:r>
      <w:r w:rsidR="00E76793" w:rsidRPr="00EB599F">
        <w:rPr>
          <w:rFonts w:cs="Times New Roman"/>
          <w:lang w:val="en-US"/>
        </w:rPr>
        <w:t>worked as an artificial barrier for self-restoration of the beach after the storm</w:t>
      </w:r>
      <w:r w:rsidRPr="00EB599F">
        <w:rPr>
          <w:rFonts w:cs="Times New Roman"/>
          <w:lang w:val="en-US"/>
        </w:rPr>
        <w:t xml:space="preserve">. </w:t>
      </w:r>
      <w:r w:rsidR="002A16C5" w:rsidRPr="00EB599F">
        <w:rPr>
          <w:rFonts w:cs="Times New Roman"/>
          <w:lang w:val="en-US"/>
        </w:rPr>
        <w:t xml:space="preserve"> </w:t>
      </w:r>
      <w:r w:rsidR="00E76793" w:rsidRPr="00EB599F">
        <w:rPr>
          <w:rFonts w:cs="Times New Roman"/>
          <w:lang w:val="en-US"/>
        </w:rPr>
        <w:t>Volume of removed sand within</w:t>
      </w:r>
      <w:ins w:id="215" w:author="Ковалева Ольга Анатольевна" w:date="2016-06-15T13:36:00Z">
        <w:r w:rsidR="004974C8">
          <w:rPr>
            <w:rFonts w:cs="Times New Roman"/>
            <w:lang w:val="en-US"/>
          </w:rPr>
          <w:t xml:space="preserve"> the</w:t>
        </w:r>
      </w:ins>
      <w:r w:rsidR="00E76793" w:rsidRPr="00EB599F">
        <w:rPr>
          <w:rFonts w:cs="Times New Roman"/>
          <w:lang w:val="en-US"/>
        </w:rPr>
        <w:t xml:space="preserve"> study area is</w:t>
      </w:r>
      <w:del w:id="216" w:author="Ковалева Ольга Анатольевна" w:date="2016-06-15T13:36:00Z">
        <w:r w:rsidR="00E76793" w:rsidRPr="00EB599F" w:rsidDel="004974C8">
          <w:rPr>
            <w:rFonts w:cs="Times New Roman"/>
            <w:lang w:val="en-US"/>
          </w:rPr>
          <w:delText xml:space="preserve"> </w:delText>
        </w:r>
        <w:r w:rsidR="00DD0AEA" w:rsidRPr="00EB599F" w:rsidDel="004974C8">
          <w:rPr>
            <w:rFonts w:cs="Times New Roman"/>
            <w:lang w:val="en-US"/>
          </w:rPr>
          <w:delText xml:space="preserve">– </w:delText>
        </w:r>
      </w:del>
      <w:r w:rsidR="00DD0AEA" w:rsidRPr="00EB599F">
        <w:rPr>
          <w:rFonts w:cs="Times New Roman"/>
          <w:lang w:val="en-US"/>
        </w:rPr>
        <w:t xml:space="preserve">299.6 </w:t>
      </w:r>
      <w:r w:rsidR="00E76793" w:rsidRPr="00EB599F">
        <w:rPr>
          <w:lang w:val="en-US"/>
        </w:rPr>
        <w:t>m</w:t>
      </w:r>
      <w:r w:rsidR="00DD0AEA" w:rsidRPr="00EB599F">
        <w:rPr>
          <w:rFonts w:cs="Times New Roman"/>
          <w:lang w:val="en-US"/>
        </w:rPr>
        <w:t xml:space="preserve">³, </w:t>
      </w:r>
      <w:r w:rsidR="00E76793" w:rsidRPr="00EB599F">
        <w:rPr>
          <w:rFonts w:cs="Times New Roman"/>
          <w:lang w:val="en-US"/>
        </w:rPr>
        <w:t xml:space="preserve">volume of redeposited sediments </w:t>
      </w:r>
      <w:r w:rsidR="00DD0AEA" w:rsidRPr="00EB599F">
        <w:rPr>
          <w:rFonts w:cs="Times New Roman"/>
          <w:lang w:val="en-US"/>
        </w:rPr>
        <w:t xml:space="preserve">– 122.6 </w:t>
      </w:r>
      <w:r w:rsidR="00E76793" w:rsidRPr="00EB599F">
        <w:rPr>
          <w:lang w:val="en-US"/>
        </w:rPr>
        <w:t>m</w:t>
      </w:r>
      <w:r w:rsidR="00DD0AEA" w:rsidRPr="00EB599F">
        <w:rPr>
          <w:rFonts w:cs="Times New Roman"/>
          <w:lang w:val="en-US"/>
        </w:rPr>
        <w:t>³</w:t>
      </w:r>
      <w:r w:rsidR="0026369C" w:rsidRPr="00EB599F">
        <w:rPr>
          <w:rFonts w:cs="Times New Roman"/>
          <w:lang w:val="en-US"/>
        </w:rPr>
        <w:t xml:space="preserve"> (</w:t>
      </w:r>
      <w:del w:id="217" w:author="Ковалева Ольга Анатольевна" w:date="2016-06-15T13:36:00Z">
        <w:r w:rsidR="00E76793" w:rsidRPr="00EB599F" w:rsidDel="004974C8">
          <w:rPr>
            <w:rFonts w:cs="Times New Roman"/>
            <w:lang w:val="en-US"/>
          </w:rPr>
          <w:delText>table</w:delText>
        </w:r>
        <w:r w:rsidR="0026369C" w:rsidRPr="00EB599F" w:rsidDel="004974C8">
          <w:rPr>
            <w:rFonts w:cs="Times New Roman"/>
            <w:lang w:val="en-US"/>
          </w:rPr>
          <w:delText xml:space="preserve"> </w:delText>
        </w:r>
      </w:del>
      <w:ins w:id="218" w:author="Ковалева Ольга Анатольевна" w:date="2016-06-15T13:36:00Z">
        <w:r w:rsidR="004974C8">
          <w:rPr>
            <w:rFonts w:cs="Times New Roman"/>
            <w:lang w:val="en-US"/>
          </w:rPr>
          <w:t>T</w:t>
        </w:r>
        <w:r w:rsidR="004974C8" w:rsidRPr="00EB599F">
          <w:rPr>
            <w:rFonts w:cs="Times New Roman"/>
            <w:lang w:val="en-US"/>
          </w:rPr>
          <w:t xml:space="preserve">able </w:t>
        </w:r>
      </w:ins>
      <w:r w:rsidR="0026369C" w:rsidRPr="00EB599F">
        <w:rPr>
          <w:rFonts w:cs="Times New Roman"/>
          <w:lang w:val="en-US"/>
        </w:rPr>
        <w:t>1)</w:t>
      </w:r>
      <w:r w:rsidR="00DD0AEA" w:rsidRPr="00EB599F">
        <w:rPr>
          <w:rFonts w:cs="Times New Roman"/>
          <w:lang w:val="en-US"/>
        </w:rPr>
        <w:t xml:space="preserve">. </w:t>
      </w:r>
      <w:r w:rsidR="00E76793" w:rsidRPr="00EB599F">
        <w:rPr>
          <w:rFonts w:cs="Times New Roman"/>
          <w:lang w:val="en-US"/>
        </w:rPr>
        <w:t xml:space="preserve">Total sediment loss reached </w:t>
      </w:r>
      <w:r w:rsidR="00DD0AEA" w:rsidRPr="00EB599F">
        <w:rPr>
          <w:rFonts w:cs="Times New Roman"/>
          <w:lang w:val="en-US"/>
        </w:rPr>
        <w:t xml:space="preserve">177 </w:t>
      </w:r>
      <w:r w:rsidR="00E76793" w:rsidRPr="00EB599F">
        <w:rPr>
          <w:lang w:val="en-US"/>
        </w:rPr>
        <w:t>m</w:t>
      </w:r>
      <w:r w:rsidR="00DD0AEA" w:rsidRPr="00EB599F">
        <w:rPr>
          <w:rFonts w:cs="Times New Roman"/>
          <w:lang w:val="en-US"/>
        </w:rPr>
        <w:t xml:space="preserve">³ </w:t>
      </w:r>
      <w:r w:rsidR="00E76793" w:rsidRPr="00EB599F">
        <w:rPr>
          <w:rFonts w:cs="Times New Roman"/>
          <w:lang w:val="en-US"/>
        </w:rPr>
        <w:t>or about</w:t>
      </w:r>
      <w:r w:rsidR="00DD0AEA" w:rsidRPr="00EB599F">
        <w:rPr>
          <w:rFonts w:cs="Times New Roman"/>
          <w:lang w:val="en-US"/>
        </w:rPr>
        <w:t xml:space="preserve"> </w:t>
      </w:r>
      <w:r w:rsidR="0026369C" w:rsidRPr="00EB599F">
        <w:rPr>
          <w:rFonts w:cs="Times New Roman"/>
          <w:lang w:val="en-US"/>
        </w:rPr>
        <w:t>59</w:t>
      </w:r>
      <w:r w:rsidR="00DD0AEA" w:rsidRPr="00EB599F">
        <w:rPr>
          <w:rFonts w:cs="Times New Roman"/>
          <w:lang w:val="en-US"/>
        </w:rPr>
        <w:t xml:space="preserve">% </w:t>
      </w:r>
      <w:r w:rsidR="00E76793" w:rsidRPr="00EB599F">
        <w:rPr>
          <w:rFonts w:cs="Times New Roman"/>
          <w:lang w:val="en-US"/>
        </w:rPr>
        <w:t>of removed sand volume</w:t>
      </w:r>
      <w:r w:rsidR="00DD0AEA" w:rsidRPr="00EB599F">
        <w:rPr>
          <w:rFonts w:cs="Times New Roman"/>
          <w:lang w:val="en-US"/>
        </w:rPr>
        <w:t>.</w:t>
      </w:r>
      <w:r w:rsidR="00B96631" w:rsidRPr="00EB599F">
        <w:rPr>
          <w:rFonts w:cs="Times New Roman"/>
          <w:lang w:val="en-US"/>
        </w:rPr>
        <w:t xml:space="preserve"> </w:t>
      </w:r>
      <w:r w:rsidR="00B96631" w:rsidRPr="00EB599F">
        <w:rPr>
          <w:lang w:val="en-US"/>
        </w:rPr>
        <w:t xml:space="preserve">Erosion escarpment </w:t>
      </w:r>
      <w:ins w:id="219" w:author="Ковалева Ольга Анатольевна" w:date="2016-06-15T13:37:00Z">
        <w:r w:rsidR="004974C8">
          <w:rPr>
            <w:lang w:val="en-US"/>
          </w:rPr>
          <w:t xml:space="preserve">was </w:t>
        </w:r>
      </w:ins>
      <w:r w:rsidR="00B96631" w:rsidRPr="00EB599F">
        <w:rPr>
          <w:lang w:val="en-US"/>
        </w:rPr>
        <w:t xml:space="preserve">shifted landward for the distance </w:t>
      </w:r>
      <w:r w:rsidR="00DD0AEA" w:rsidRPr="00EB599F">
        <w:rPr>
          <w:lang w:val="en-US"/>
        </w:rPr>
        <w:t xml:space="preserve">2.5–4 </w:t>
      </w:r>
      <w:r w:rsidR="00B96631" w:rsidRPr="00EB599F">
        <w:rPr>
          <w:lang w:val="en-US"/>
        </w:rPr>
        <w:t xml:space="preserve">m, besides the new </w:t>
      </w:r>
      <w:r w:rsidR="0023547E" w:rsidRPr="00EB599F">
        <w:rPr>
          <w:lang w:val="en-US"/>
        </w:rPr>
        <w:t>escarpments</w:t>
      </w:r>
      <w:r w:rsidR="00B96631" w:rsidRPr="00EB599F">
        <w:rPr>
          <w:lang w:val="en-US"/>
        </w:rPr>
        <w:t xml:space="preserve"> were formed within previously stable parts of the </w:t>
      </w:r>
      <w:r w:rsidR="00636CBA" w:rsidRPr="00EB599F">
        <w:rPr>
          <w:lang w:val="en-US"/>
        </w:rPr>
        <w:t>terrace slope.</w:t>
      </w:r>
    </w:p>
    <w:p w:rsidR="00407456" w:rsidRPr="00EB599F" w:rsidRDefault="00407456" w:rsidP="008C15C5">
      <w:pPr>
        <w:pStyle w:val="a3"/>
        <w:spacing w:line="23" w:lineRule="atLeast"/>
        <w:rPr>
          <w:lang w:val="en-US"/>
        </w:rPr>
      </w:pPr>
    </w:p>
    <w:p w:rsidR="00CF1592" w:rsidRPr="00EB599F" w:rsidRDefault="00CF1592" w:rsidP="008C15C5">
      <w:pPr>
        <w:pStyle w:val="a3"/>
        <w:spacing w:line="23" w:lineRule="atLeast"/>
        <w:ind w:firstLine="0"/>
        <w:jc w:val="center"/>
        <w:rPr>
          <w:lang w:val="en-US"/>
        </w:rPr>
      </w:pPr>
      <w:r w:rsidRPr="00EB599F">
        <w:rPr>
          <w:lang w:val="en-US"/>
        </w:rPr>
        <w:t xml:space="preserve">Table 1. Volume of sediment material removed during </w:t>
      </w:r>
      <w:ins w:id="220" w:author="Ковалева Ольга Анатольевна" w:date="2016-06-15T13:37:00Z">
        <w:r w:rsidR="004974C8">
          <w:rPr>
            <w:lang w:val="en-US"/>
          </w:rPr>
          <w:t xml:space="preserve">the </w:t>
        </w:r>
      </w:ins>
      <w:r w:rsidRPr="00EB599F">
        <w:rPr>
          <w:lang w:val="en-US"/>
        </w:rPr>
        <w:t xml:space="preserve">storm </w:t>
      </w:r>
      <w:ins w:id="221" w:author="Ковалева Ольга Анатольевна" w:date="2016-06-15T13:37:00Z">
        <w:r w:rsidR="004974C8" w:rsidRPr="00EB599F">
          <w:rPr>
            <w:lang w:val="en-US"/>
          </w:rPr>
          <w:t xml:space="preserve">of </w:t>
        </w:r>
      </w:ins>
      <w:r w:rsidRPr="00EB599F">
        <w:rPr>
          <w:lang w:val="en-US"/>
        </w:rPr>
        <w:t xml:space="preserve">5-7 </w:t>
      </w:r>
      <w:del w:id="222" w:author="Ковалева Ольга Анатольевна" w:date="2016-06-15T13:37:00Z">
        <w:r w:rsidRPr="00EB599F" w:rsidDel="004974C8">
          <w:rPr>
            <w:lang w:val="en-US"/>
          </w:rPr>
          <w:delText xml:space="preserve">of </w:delText>
        </w:r>
      </w:del>
      <w:r w:rsidRPr="00EB599F">
        <w:rPr>
          <w:lang w:val="en-US"/>
        </w:rPr>
        <w:t>December 2015</w:t>
      </w:r>
    </w:p>
    <w:tbl>
      <w:tblPr>
        <w:tblStyle w:val="a8"/>
        <w:tblW w:w="9747" w:type="dxa"/>
        <w:jc w:val="center"/>
        <w:tblLook w:val="04A0" w:firstRow="1" w:lastRow="0" w:firstColumn="1" w:lastColumn="0" w:noHBand="0" w:noVBand="1"/>
      </w:tblPr>
      <w:tblGrid>
        <w:gridCol w:w="2181"/>
        <w:gridCol w:w="1358"/>
        <w:gridCol w:w="1084"/>
        <w:gridCol w:w="1326"/>
        <w:gridCol w:w="1007"/>
        <w:gridCol w:w="1261"/>
        <w:gridCol w:w="1530"/>
      </w:tblGrid>
      <w:tr w:rsidR="00CF1592" w:rsidRPr="00EB599F" w:rsidTr="00CF1592">
        <w:trPr>
          <w:trHeight w:val="300"/>
          <w:jc w:val="center"/>
        </w:trPr>
        <w:tc>
          <w:tcPr>
            <w:tcW w:w="2181" w:type="dxa"/>
            <w:noWrap/>
            <w:hideMark/>
          </w:tcPr>
          <w:p w:rsidR="00CF1592" w:rsidRPr="00EB599F" w:rsidRDefault="00CF1592" w:rsidP="008C15C5">
            <w:pPr>
              <w:pStyle w:val="a3"/>
              <w:spacing w:line="23" w:lineRule="atLeast"/>
              <w:ind w:firstLine="0"/>
              <w:rPr>
                <w:lang w:val="en-US"/>
              </w:rPr>
            </w:pPr>
          </w:p>
        </w:tc>
        <w:tc>
          <w:tcPr>
            <w:tcW w:w="2442" w:type="dxa"/>
            <w:gridSpan w:val="2"/>
            <w:noWrap/>
            <w:hideMark/>
          </w:tcPr>
          <w:p w:rsidR="00CF1592" w:rsidRPr="00EB599F" w:rsidRDefault="00CF1592" w:rsidP="008C15C5">
            <w:pPr>
              <w:pStyle w:val="a3"/>
              <w:spacing w:line="23" w:lineRule="atLeast"/>
              <w:ind w:firstLine="0"/>
              <w:jc w:val="center"/>
              <w:rPr>
                <w:lang w:val="en-US"/>
              </w:rPr>
            </w:pPr>
            <w:r w:rsidRPr="00EB599F">
              <w:rPr>
                <w:lang w:val="en-US"/>
              </w:rPr>
              <w:t>Komarovo village</w:t>
            </w:r>
          </w:p>
        </w:tc>
        <w:tc>
          <w:tcPr>
            <w:tcW w:w="2333" w:type="dxa"/>
            <w:gridSpan w:val="2"/>
            <w:noWrap/>
            <w:hideMark/>
          </w:tcPr>
          <w:p w:rsidR="00CF1592" w:rsidRPr="00EB599F" w:rsidRDefault="00CF1592" w:rsidP="008C15C5">
            <w:pPr>
              <w:pStyle w:val="a3"/>
              <w:spacing w:line="23" w:lineRule="atLeast"/>
              <w:ind w:firstLine="0"/>
              <w:jc w:val="center"/>
              <w:rPr>
                <w:lang w:val="en-US"/>
              </w:rPr>
            </w:pPr>
            <w:r w:rsidRPr="00EB599F">
              <w:rPr>
                <w:lang w:val="en-US"/>
              </w:rPr>
              <w:t>Repino village</w:t>
            </w:r>
          </w:p>
        </w:tc>
        <w:tc>
          <w:tcPr>
            <w:tcW w:w="2791" w:type="dxa"/>
            <w:gridSpan w:val="2"/>
            <w:noWrap/>
            <w:hideMark/>
          </w:tcPr>
          <w:p w:rsidR="00CF1592" w:rsidRPr="00EB599F" w:rsidRDefault="00CF1592" w:rsidP="008C15C5">
            <w:pPr>
              <w:pStyle w:val="a3"/>
              <w:spacing w:line="23" w:lineRule="atLeast"/>
              <w:ind w:firstLine="0"/>
              <w:jc w:val="center"/>
              <w:rPr>
                <w:lang w:val="en-US"/>
              </w:rPr>
            </w:pPr>
            <w:r w:rsidRPr="00EB599F">
              <w:rPr>
                <w:lang w:val="en-US"/>
              </w:rPr>
              <w:t>Serovo village</w:t>
            </w:r>
          </w:p>
        </w:tc>
      </w:tr>
      <w:tr w:rsidR="00CF1592" w:rsidRPr="00EB599F" w:rsidTr="00CF1592">
        <w:trPr>
          <w:trHeight w:val="300"/>
          <w:jc w:val="center"/>
        </w:trPr>
        <w:tc>
          <w:tcPr>
            <w:tcW w:w="2181" w:type="dxa"/>
            <w:noWrap/>
          </w:tcPr>
          <w:p w:rsidR="00CF1592" w:rsidRPr="00EB599F" w:rsidRDefault="00CF1592" w:rsidP="008C15C5">
            <w:pPr>
              <w:pStyle w:val="a3"/>
              <w:spacing w:line="23" w:lineRule="atLeast"/>
              <w:ind w:firstLine="0"/>
              <w:rPr>
                <w:lang w:val="en-US"/>
              </w:rPr>
            </w:pPr>
            <w:r w:rsidRPr="00EB599F">
              <w:rPr>
                <w:lang w:val="en-US"/>
              </w:rPr>
              <w:t xml:space="preserve">Coastal line </w:t>
            </w:r>
            <w:del w:id="223" w:author="Ковалева Ольга Анатольевна" w:date="2016-06-15T13:37:00Z">
              <w:r w:rsidRPr="00EB599F" w:rsidDel="004974C8">
                <w:rPr>
                  <w:lang w:val="en-US"/>
                </w:rPr>
                <w:delText>lenght</w:delText>
              </w:r>
            </w:del>
            <w:ins w:id="224" w:author="Ковалева Ольга Анатольевна" w:date="2016-06-15T13:37:00Z">
              <w:r w:rsidR="004974C8" w:rsidRPr="00EB599F">
                <w:rPr>
                  <w:lang w:val="en-US"/>
                </w:rPr>
                <w:t>length</w:t>
              </w:r>
            </w:ins>
          </w:p>
        </w:tc>
        <w:tc>
          <w:tcPr>
            <w:tcW w:w="2442" w:type="dxa"/>
            <w:gridSpan w:val="2"/>
            <w:noWrap/>
          </w:tcPr>
          <w:p w:rsidR="00CF1592" w:rsidRPr="00EB599F" w:rsidRDefault="00CF1592" w:rsidP="008C15C5">
            <w:pPr>
              <w:pStyle w:val="a3"/>
              <w:spacing w:line="23" w:lineRule="atLeast"/>
              <w:ind w:firstLine="0"/>
              <w:jc w:val="center"/>
              <w:rPr>
                <w:lang w:val="en-US"/>
              </w:rPr>
            </w:pPr>
            <w:r w:rsidRPr="00EB599F">
              <w:t xml:space="preserve">200 </w:t>
            </w:r>
            <w:r w:rsidRPr="00EB599F">
              <w:rPr>
                <w:lang w:val="en-US"/>
              </w:rPr>
              <w:t>m</w:t>
            </w:r>
          </w:p>
        </w:tc>
        <w:tc>
          <w:tcPr>
            <w:tcW w:w="2333" w:type="dxa"/>
            <w:gridSpan w:val="2"/>
            <w:noWrap/>
          </w:tcPr>
          <w:p w:rsidR="00CF1592" w:rsidRPr="00EB599F" w:rsidRDefault="00CF1592" w:rsidP="008C15C5">
            <w:pPr>
              <w:pStyle w:val="a3"/>
              <w:spacing w:line="23" w:lineRule="atLeast"/>
              <w:ind w:firstLine="0"/>
              <w:jc w:val="center"/>
              <w:rPr>
                <w:lang w:val="en-US"/>
              </w:rPr>
            </w:pPr>
            <w:r w:rsidRPr="00EB599F">
              <w:t xml:space="preserve">190 </w:t>
            </w:r>
            <w:r w:rsidRPr="00EB599F">
              <w:rPr>
                <w:lang w:val="en-US"/>
              </w:rPr>
              <w:t>m</w:t>
            </w:r>
          </w:p>
        </w:tc>
        <w:tc>
          <w:tcPr>
            <w:tcW w:w="2791" w:type="dxa"/>
            <w:gridSpan w:val="2"/>
            <w:noWrap/>
          </w:tcPr>
          <w:p w:rsidR="00CF1592" w:rsidRPr="00EB599F" w:rsidRDefault="00CF1592" w:rsidP="008C15C5">
            <w:pPr>
              <w:pStyle w:val="a3"/>
              <w:spacing w:line="23" w:lineRule="atLeast"/>
              <w:ind w:firstLine="0"/>
              <w:jc w:val="center"/>
              <w:rPr>
                <w:lang w:val="en-US"/>
              </w:rPr>
            </w:pPr>
            <w:r w:rsidRPr="00EB599F">
              <w:t xml:space="preserve">150 </w:t>
            </w:r>
            <w:r w:rsidRPr="00EB599F">
              <w:rPr>
                <w:lang w:val="en-US"/>
              </w:rPr>
              <w:t>m</w:t>
            </w:r>
          </w:p>
        </w:tc>
      </w:tr>
      <w:tr w:rsidR="00CF1592" w:rsidRPr="00EB599F" w:rsidTr="00CF1592">
        <w:trPr>
          <w:trHeight w:val="300"/>
          <w:jc w:val="center"/>
        </w:trPr>
        <w:tc>
          <w:tcPr>
            <w:tcW w:w="2181" w:type="dxa"/>
            <w:noWrap/>
            <w:hideMark/>
          </w:tcPr>
          <w:p w:rsidR="00CF1592" w:rsidRPr="00EB599F" w:rsidRDefault="00CF1592" w:rsidP="008C15C5">
            <w:pPr>
              <w:pStyle w:val="a3"/>
              <w:spacing w:line="23" w:lineRule="atLeast"/>
              <w:ind w:firstLine="0"/>
              <w:rPr>
                <w:lang w:val="en-US"/>
              </w:rPr>
            </w:pPr>
            <w:r w:rsidRPr="00EB599F">
              <w:rPr>
                <w:lang w:val="en-US"/>
              </w:rPr>
              <w:t>Removed</w:t>
            </w:r>
          </w:p>
        </w:tc>
        <w:tc>
          <w:tcPr>
            <w:tcW w:w="1358" w:type="dxa"/>
            <w:noWrap/>
            <w:hideMark/>
          </w:tcPr>
          <w:p w:rsidR="00CF1592" w:rsidRPr="00EB599F" w:rsidRDefault="00CF1592" w:rsidP="008C15C5">
            <w:pPr>
              <w:pStyle w:val="a3"/>
              <w:spacing w:line="23" w:lineRule="atLeast"/>
              <w:ind w:firstLine="0"/>
            </w:pPr>
            <w:r w:rsidRPr="00EB599F">
              <w:t xml:space="preserve">464.5 </w:t>
            </w:r>
            <w:r w:rsidRPr="00EB599F">
              <w:rPr>
                <w:lang w:val="en-US"/>
              </w:rPr>
              <w:t>m</w:t>
            </w:r>
            <w:r w:rsidRPr="00EB599F">
              <w:rPr>
                <w:rFonts w:cs="Times New Roman"/>
              </w:rPr>
              <w:t>³</w:t>
            </w:r>
          </w:p>
        </w:tc>
        <w:tc>
          <w:tcPr>
            <w:tcW w:w="1084" w:type="dxa"/>
            <w:noWrap/>
            <w:hideMark/>
          </w:tcPr>
          <w:p w:rsidR="00CF1592" w:rsidRPr="00EB599F" w:rsidRDefault="00CF1592" w:rsidP="008C15C5">
            <w:pPr>
              <w:pStyle w:val="a3"/>
              <w:spacing w:line="23" w:lineRule="atLeast"/>
              <w:ind w:firstLine="0"/>
            </w:pPr>
            <w:r w:rsidRPr="00EB599F">
              <w:t>100%</w:t>
            </w:r>
          </w:p>
        </w:tc>
        <w:tc>
          <w:tcPr>
            <w:tcW w:w="1326" w:type="dxa"/>
            <w:noWrap/>
            <w:hideMark/>
          </w:tcPr>
          <w:p w:rsidR="00CF1592" w:rsidRPr="00EB599F" w:rsidRDefault="00CF1592" w:rsidP="008C15C5">
            <w:pPr>
              <w:pStyle w:val="a3"/>
              <w:spacing w:line="23" w:lineRule="atLeast"/>
              <w:ind w:firstLine="0"/>
            </w:pPr>
            <w:r w:rsidRPr="00EB599F">
              <w:t xml:space="preserve">299.6 </w:t>
            </w:r>
            <w:r w:rsidRPr="00EB599F">
              <w:rPr>
                <w:lang w:val="en-US"/>
              </w:rPr>
              <w:t>m</w:t>
            </w:r>
            <w:r w:rsidRPr="00EB599F">
              <w:rPr>
                <w:rFonts w:cs="Times New Roman"/>
              </w:rPr>
              <w:t>³</w:t>
            </w:r>
          </w:p>
        </w:tc>
        <w:tc>
          <w:tcPr>
            <w:tcW w:w="1007" w:type="dxa"/>
            <w:noWrap/>
            <w:hideMark/>
          </w:tcPr>
          <w:p w:rsidR="00CF1592" w:rsidRPr="00EB599F" w:rsidRDefault="00CF1592" w:rsidP="008C15C5">
            <w:pPr>
              <w:pStyle w:val="a3"/>
              <w:spacing w:line="23" w:lineRule="atLeast"/>
              <w:ind w:firstLine="0"/>
            </w:pPr>
            <w:r w:rsidRPr="00EB599F">
              <w:t>100%</w:t>
            </w:r>
          </w:p>
        </w:tc>
        <w:tc>
          <w:tcPr>
            <w:tcW w:w="1261" w:type="dxa"/>
            <w:noWrap/>
            <w:hideMark/>
          </w:tcPr>
          <w:p w:rsidR="00CF1592" w:rsidRPr="00EB599F" w:rsidRDefault="00CF1592" w:rsidP="008C15C5">
            <w:pPr>
              <w:pStyle w:val="a3"/>
              <w:spacing w:line="23" w:lineRule="atLeast"/>
              <w:ind w:firstLine="0"/>
            </w:pPr>
            <w:r w:rsidRPr="00EB599F">
              <w:t xml:space="preserve">189.1 </w:t>
            </w:r>
            <w:r w:rsidRPr="00EB599F">
              <w:rPr>
                <w:lang w:val="en-US"/>
              </w:rPr>
              <w:t>m</w:t>
            </w:r>
            <w:r w:rsidRPr="00EB599F">
              <w:rPr>
                <w:rFonts w:cs="Times New Roman"/>
              </w:rPr>
              <w:t>³</w:t>
            </w:r>
          </w:p>
        </w:tc>
        <w:tc>
          <w:tcPr>
            <w:tcW w:w="1530" w:type="dxa"/>
          </w:tcPr>
          <w:p w:rsidR="00CF1592" w:rsidRPr="00EB599F" w:rsidRDefault="00CF1592" w:rsidP="008C15C5">
            <w:pPr>
              <w:pStyle w:val="a3"/>
              <w:spacing w:line="23" w:lineRule="atLeast"/>
              <w:ind w:firstLine="0"/>
            </w:pPr>
            <w:r w:rsidRPr="00EB599F">
              <w:t>100%</w:t>
            </w:r>
          </w:p>
        </w:tc>
      </w:tr>
      <w:tr w:rsidR="00CF1592" w:rsidRPr="00EB599F" w:rsidTr="00CF1592">
        <w:trPr>
          <w:trHeight w:val="300"/>
          <w:jc w:val="center"/>
        </w:trPr>
        <w:tc>
          <w:tcPr>
            <w:tcW w:w="2181" w:type="dxa"/>
            <w:noWrap/>
            <w:hideMark/>
          </w:tcPr>
          <w:p w:rsidR="00CF1592" w:rsidRPr="00EB599F" w:rsidRDefault="00CF1592" w:rsidP="008C15C5">
            <w:pPr>
              <w:pStyle w:val="a3"/>
              <w:spacing w:line="23" w:lineRule="atLeast"/>
              <w:ind w:firstLine="0"/>
              <w:rPr>
                <w:lang w:val="en-US"/>
              </w:rPr>
            </w:pPr>
            <w:r w:rsidRPr="00EB599F">
              <w:rPr>
                <w:lang w:val="en-US"/>
              </w:rPr>
              <w:t>Redeposited</w:t>
            </w:r>
          </w:p>
        </w:tc>
        <w:tc>
          <w:tcPr>
            <w:tcW w:w="1358" w:type="dxa"/>
            <w:noWrap/>
            <w:hideMark/>
          </w:tcPr>
          <w:p w:rsidR="00CF1592" w:rsidRPr="00EB599F" w:rsidRDefault="00CF1592" w:rsidP="008C15C5">
            <w:pPr>
              <w:pStyle w:val="a3"/>
              <w:spacing w:line="23" w:lineRule="atLeast"/>
              <w:ind w:firstLine="0"/>
            </w:pPr>
            <w:r w:rsidRPr="00EB599F">
              <w:t xml:space="preserve">455.8 </w:t>
            </w:r>
            <w:r w:rsidRPr="00EB599F">
              <w:rPr>
                <w:lang w:val="en-US"/>
              </w:rPr>
              <w:t>m</w:t>
            </w:r>
            <w:r w:rsidRPr="00EB599F">
              <w:rPr>
                <w:rFonts w:cs="Times New Roman"/>
              </w:rPr>
              <w:t>³</w:t>
            </w:r>
          </w:p>
        </w:tc>
        <w:tc>
          <w:tcPr>
            <w:tcW w:w="1084" w:type="dxa"/>
            <w:noWrap/>
            <w:hideMark/>
          </w:tcPr>
          <w:p w:rsidR="00CF1592" w:rsidRPr="00EB599F" w:rsidRDefault="00CF1592" w:rsidP="008C15C5">
            <w:pPr>
              <w:pStyle w:val="a3"/>
              <w:spacing w:line="23" w:lineRule="atLeast"/>
              <w:ind w:firstLine="0"/>
            </w:pPr>
            <w:r w:rsidRPr="00EB599F">
              <w:t>98%</w:t>
            </w:r>
          </w:p>
        </w:tc>
        <w:tc>
          <w:tcPr>
            <w:tcW w:w="1326" w:type="dxa"/>
            <w:noWrap/>
            <w:hideMark/>
          </w:tcPr>
          <w:p w:rsidR="00CF1592" w:rsidRPr="00EB599F" w:rsidRDefault="00CF1592" w:rsidP="008C15C5">
            <w:pPr>
              <w:pStyle w:val="a3"/>
              <w:spacing w:line="23" w:lineRule="atLeast"/>
              <w:ind w:firstLine="0"/>
            </w:pPr>
            <w:r w:rsidRPr="00EB599F">
              <w:t xml:space="preserve">122.6 </w:t>
            </w:r>
            <w:r w:rsidRPr="00EB599F">
              <w:rPr>
                <w:lang w:val="en-US"/>
              </w:rPr>
              <w:t>m</w:t>
            </w:r>
            <w:r w:rsidRPr="00EB599F">
              <w:rPr>
                <w:rFonts w:cs="Times New Roman"/>
              </w:rPr>
              <w:t>³</w:t>
            </w:r>
          </w:p>
        </w:tc>
        <w:tc>
          <w:tcPr>
            <w:tcW w:w="1007" w:type="dxa"/>
            <w:noWrap/>
            <w:hideMark/>
          </w:tcPr>
          <w:p w:rsidR="00CF1592" w:rsidRPr="00EB599F" w:rsidRDefault="00CF1592" w:rsidP="008C15C5">
            <w:pPr>
              <w:pStyle w:val="a3"/>
              <w:spacing w:line="23" w:lineRule="atLeast"/>
              <w:ind w:firstLine="0"/>
            </w:pPr>
            <w:r w:rsidRPr="00EB599F">
              <w:t>41%</w:t>
            </w:r>
          </w:p>
        </w:tc>
        <w:tc>
          <w:tcPr>
            <w:tcW w:w="1261" w:type="dxa"/>
            <w:noWrap/>
            <w:hideMark/>
          </w:tcPr>
          <w:p w:rsidR="00CF1592" w:rsidRPr="00EB599F" w:rsidRDefault="00CF1592" w:rsidP="008C15C5">
            <w:pPr>
              <w:pStyle w:val="a3"/>
              <w:spacing w:line="23" w:lineRule="atLeast"/>
              <w:ind w:firstLine="0"/>
            </w:pPr>
            <w:r w:rsidRPr="00EB599F">
              <w:t xml:space="preserve">80.6 </w:t>
            </w:r>
            <w:r w:rsidRPr="00EB599F">
              <w:rPr>
                <w:lang w:val="en-US"/>
              </w:rPr>
              <w:t>m</w:t>
            </w:r>
            <w:r w:rsidRPr="00EB599F">
              <w:rPr>
                <w:rFonts w:cs="Times New Roman"/>
              </w:rPr>
              <w:t>³</w:t>
            </w:r>
          </w:p>
        </w:tc>
        <w:tc>
          <w:tcPr>
            <w:tcW w:w="1530" w:type="dxa"/>
          </w:tcPr>
          <w:p w:rsidR="00CF1592" w:rsidRPr="00EB599F" w:rsidRDefault="00CF1592" w:rsidP="008C15C5">
            <w:pPr>
              <w:pStyle w:val="a3"/>
              <w:spacing w:line="23" w:lineRule="atLeast"/>
              <w:ind w:firstLine="0"/>
            </w:pPr>
            <w:r w:rsidRPr="00EB599F">
              <w:t>43%</w:t>
            </w:r>
          </w:p>
        </w:tc>
      </w:tr>
      <w:tr w:rsidR="00CF1592" w:rsidRPr="00EB599F" w:rsidTr="00CF1592">
        <w:trPr>
          <w:trHeight w:val="300"/>
          <w:jc w:val="center"/>
        </w:trPr>
        <w:tc>
          <w:tcPr>
            <w:tcW w:w="2181" w:type="dxa"/>
            <w:noWrap/>
            <w:hideMark/>
          </w:tcPr>
          <w:p w:rsidR="00CF1592" w:rsidRPr="00EB599F" w:rsidRDefault="00CF1592" w:rsidP="008C15C5">
            <w:pPr>
              <w:pStyle w:val="a3"/>
              <w:spacing w:line="23" w:lineRule="atLeast"/>
              <w:ind w:firstLine="0"/>
              <w:rPr>
                <w:lang w:val="en-US"/>
              </w:rPr>
            </w:pPr>
            <w:r w:rsidRPr="00EB599F">
              <w:rPr>
                <w:lang w:val="en-US"/>
              </w:rPr>
              <w:t>Sediment loss</w:t>
            </w:r>
          </w:p>
        </w:tc>
        <w:tc>
          <w:tcPr>
            <w:tcW w:w="1358" w:type="dxa"/>
            <w:noWrap/>
            <w:hideMark/>
          </w:tcPr>
          <w:p w:rsidR="00CF1592" w:rsidRPr="00EB599F" w:rsidRDefault="00CF1592" w:rsidP="008C15C5">
            <w:pPr>
              <w:pStyle w:val="a3"/>
              <w:spacing w:line="23" w:lineRule="atLeast"/>
              <w:ind w:firstLine="0"/>
            </w:pPr>
            <w:r w:rsidRPr="00EB599F">
              <w:t xml:space="preserve">8.7 </w:t>
            </w:r>
            <w:r w:rsidRPr="00EB599F">
              <w:rPr>
                <w:lang w:val="en-US"/>
              </w:rPr>
              <w:t>m</w:t>
            </w:r>
            <w:r w:rsidRPr="00EB599F">
              <w:rPr>
                <w:rFonts w:cs="Times New Roman"/>
              </w:rPr>
              <w:t>³</w:t>
            </w:r>
          </w:p>
        </w:tc>
        <w:tc>
          <w:tcPr>
            <w:tcW w:w="1084" w:type="dxa"/>
            <w:noWrap/>
            <w:hideMark/>
          </w:tcPr>
          <w:p w:rsidR="00CF1592" w:rsidRPr="00EB599F" w:rsidRDefault="00CF1592" w:rsidP="008C15C5">
            <w:pPr>
              <w:pStyle w:val="a3"/>
              <w:spacing w:line="23" w:lineRule="atLeast"/>
              <w:ind w:firstLine="0"/>
            </w:pPr>
            <w:r w:rsidRPr="00EB599F">
              <w:t>2%</w:t>
            </w:r>
          </w:p>
        </w:tc>
        <w:tc>
          <w:tcPr>
            <w:tcW w:w="1326" w:type="dxa"/>
            <w:noWrap/>
            <w:hideMark/>
          </w:tcPr>
          <w:p w:rsidR="00CF1592" w:rsidRPr="00EB599F" w:rsidRDefault="00CF1592" w:rsidP="008C15C5">
            <w:pPr>
              <w:pStyle w:val="a3"/>
              <w:spacing w:line="23" w:lineRule="atLeast"/>
              <w:ind w:firstLine="0"/>
            </w:pPr>
            <w:r w:rsidRPr="00EB599F">
              <w:t xml:space="preserve">177 </w:t>
            </w:r>
            <w:r w:rsidRPr="00EB599F">
              <w:rPr>
                <w:lang w:val="en-US"/>
              </w:rPr>
              <w:t>m</w:t>
            </w:r>
            <w:r w:rsidRPr="00EB599F">
              <w:rPr>
                <w:rFonts w:cs="Times New Roman"/>
              </w:rPr>
              <w:t>³</w:t>
            </w:r>
          </w:p>
        </w:tc>
        <w:tc>
          <w:tcPr>
            <w:tcW w:w="1007" w:type="dxa"/>
            <w:noWrap/>
            <w:hideMark/>
          </w:tcPr>
          <w:p w:rsidR="00CF1592" w:rsidRPr="00EB599F" w:rsidRDefault="00CF1592" w:rsidP="008C15C5">
            <w:pPr>
              <w:pStyle w:val="a3"/>
              <w:spacing w:line="23" w:lineRule="atLeast"/>
              <w:ind w:firstLine="0"/>
            </w:pPr>
            <w:r w:rsidRPr="00EB599F">
              <w:t>59%</w:t>
            </w:r>
          </w:p>
        </w:tc>
        <w:tc>
          <w:tcPr>
            <w:tcW w:w="1261" w:type="dxa"/>
            <w:noWrap/>
            <w:hideMark/>
          </w:tcPr>
          <w:p w:rsidR="00CF1592" w:rsidRPr="00EB599F" w:rsidRDefault="00CF1592" w:rsidP="008C15C5">
            <w:pPr>
              <w:pStyle w:val="a3"/>
              <w:spacing w:line="23" w:lineRule="atLeast"/>
              <w:ind w:firstLine="0"/>
            </w:pPr>
            <w:r w:rsidRPr="00EB599F">
              <w:t xml:space="preserve">108.5 </w:t>
            </w:r>
            <w:r w:rsidRPr="00EB599F">
              <w:rPr>
                <w:lang w:val="en-US"/>
              </w:rPr>
              <w:t>m</w:t>
            </w:r>
            <w:r w:rsidRPr="00EB599F">
              <w:rPr>
                <w:rFonts w:cs="Times New Roman"/>
              </w:rPr>
              <w:t>³</w:t>
            </w:r>
          </w:p>
        </w:tc>
        <w:tc>
          <w:tcPr>
            <w:tcW w:w="1530" w:type="dxa"/>
          </w:tcPr>
          <w:p w:rsidR="00CF1592" w:rsidRPr="00EB599F" w:rsidRDefault="00CF1592" w:rsidP="008C15C5">
            <w:pPr>
              <w:pStyle w:val="a3"/>
              <w:spacing w:line="23" w:lineRule="atLeast"/>
              <w:ind w:firstLine="0"/>
            </w:pPr>
            <w:r w:rsidRPr="00EB599F">
              <w:t>57%</w:t>
            </w:r>
          </w:p>
        </w:tc>
      </w:tr>
    </w:tbl>
    <w:p w:rsidR="00CF1592" w:rsidRPr="00EB599F" w:rsidRDefault="00CF1592" w:rsidP="008C15C5">
      <w:pPr>
        <w:spacing w:line="23" w:lineRule="atLeast"/>
      </w:pPr>
    </w:p>
    <w:p w:rsidR="00DD0AEA" w:rsidRPr="00EB599F" w:rsidRDefault="00163757" w:rsidP="008C15C5">
      <w:pPr>
        <w:pStyle w:val="a3"/>
        <w:spacing w:line="23" w:lineRule="atLeast"/>
        <w:rPr>
          <w:rFonts w:cs="Times New Roman"/>
          <w:lang w:val="en-US"/>
        </w:rPr>
      </w:pPr>
      <w:r w:rsidRPr="00EB599F">
        <w:rPr>
          <w:rFonts w:cs="Times New Roman"/>
          <w:lang w:val="en-US"/>
        </w:rPr>
        <w:t xml:space="preserve">Comparison of TLS </w:t>
      </w:r>
      <w:r w:rsidR="00C605EA" w:rsidRPr="00EB599F">
        <w:rPr>
          <w:rFonts w:cs="Times New Roman"/>
          <w:lang w:val="en-US"/>
        </w:rPr>
        <w:t xml:space="preserve">survey </w:t>
      </w:r>
      <w:r w:rsidRPr="00EB599F">
        <w:rPr>
          <w:rFonts w:cs="Times New Roman"/>
          <w:lang w:val="en-US"/>
        </w:rPr>
        <w:t>results</w:t>
      </w:r>
      <w:r w:rsidR="00C605EA" w:rsidRPr="00EB599F">
        <w:rPr>
          <w:rFonts w:cs="Times New Roman"/>
          <w:lang w:val="en-US"/>
        </w:rPr>
        <w:t>, carried out in August</w:t>
      </w:r>
      <w:r w:rsidRPr="00EB599F">
        <w:rPr>
          <w:rFonts w:cs="Times New Roman"/>
          <w:lang w:val="en-US"/>
        </w:rPr>
        <w:t xml:space="preserve"> 201</w:t>
      </w:r>
      <w:r w:rsidR="000F3615" w:rsidRPr="00EB599F">
        <w:rPr>
          <w:rFonts w:cs="Times New Roman"/>
          <w:lang w:val="en-US"/>
        </w:rPr>
        <w:t>5</w:t>
      </w:r>
      <w:r w:rsidRPr="00EB599F">
        <w:rPr>
          <w:rFonts w:cs="Times New Roman"/>
          <w:lang w:val="en-US"/>
        </w:rPr>
        <w:t xml:space="preserve"> and December 2015</w:t>
      </w:r>
      <w:r w:rsidR="007578AE" w:rsidRPr="00EB599F">
        <w:rPr>
          <w:rFonts w:cs="Times New Roman"/>
          <w:lang w:val="en-US"/>
        </w:rPr>
        <w:t xml:space="preserve"> for </w:t>
      </w:r>
      <w:r w:rsidR="00DD0AEA" w:rsidRPr="00EB599F">
        <w:rPr>
          <w:rFonts w:cs="Times New Roman"/>
          <w:lang w:val="en-US"/>
        </w:rPr>
        <w:t xml:space="preserve">3600 </w:t>
      </w:r>
      <w:r w:rsidR="007578AE" w:rsidRPr="00EB599F">
        <w:rPr>
          <w:lang w:val="en-US"/>
        </w:rPr>
        <w:t>m</w:t>
      </w:r>
      <w:r w:rsidR="00DD0AEA" w:rsidRPr="00EB599F">
        <w:rPr>
          <w:rFonts w:cs="Times New Roman"/>
          <w:lang w:val="en-US"/>
        </w:rPr>
        <w:t>²</w:t>
      </w:r>
      <w:r w:rsidR="00782D03" w:rsidRPr="00EB599F">
        <w:rPr>
          <w:rFonts w:cs="Times New Roman"/>
          <w:lang w:val="en-US"/>
        </w:rPr>
        <w:t xml:space="preserve"> of beach, has shown that along 160 m of shoreline </w:t>
      </w:r>
      <w:r w:rsidR="00DD0AEA" w:rsidRPr="00EB599F">
        <w:rPr>
          <w:rFonts w:cs="Times New Roman"/>
          <w:lang w:val="en-US"/>
        </w:rPr>
        <w:t xml:space="preserve">355 </w:t>
      </w:r>
      <w:r w:rsidR="00782D03" w:rsidRPr="00EB599F">
        <w:rPr>
          <w:lang w:val="en-US"/>
        </w:rPr>
        <w:t>m</w:t>
      </w:r>
      <w:r w:rsidR="00DD0AEA" w:rsidRPr="00EB599F">
        <w:rPr>
          <w:rFonts w:cs="Times New Roman"/>
          <w:lang w:val="en-US"/>
        </w:rPr>
        <w:t xml:space="preserve">³ </w:t>
      </w:r>
      <w:r w:rsidR="00782D03" w:rsidRPr="00EB599F">
        <w:rPr>
          <w:rFonts w:cs="Times New Roman"/>
          <w:lang w:val="en-US"/>
        </w:rPr>
        <w:t>of sand was mobilized</w:t>
      </w:r>
      <w:r w:rsidR="00035854" w:rsidRPr="00EB599F">
        <w:rPr>
          <w:rFonts w:cs="Times New Roman"/>
          <w:lang w:val="en-US"/>
        </w:rPr>
        <w:t xml:space="preserve">. </w:t>
      </w:r>
      <w:r w:rsidR="00DD0AEA" w:rsidRPr="00EB599F">
        <w:rPr>
          <w:rFonts w:cs="Times New Roman"/>
          <w:lang w:val="en-US"/>
        </w:rPr>
        <w:t>287.1</w:t>
      </w:r>
      <w:r w:rsidR="005457F0" w:rsidRPr="00EB599F">
        <w:rPr>
          <w:rFonts w:cs="Times New Roman"/>
          <w:lang w:val="en-US"/>
        </w:rPr>
        <w:t> </w:t>
      </w:r>
      <w:r w:rsidR="00782D03" w:rsidRPr="00EB599F">
        <w:rPr>
          <w:lang w:val="en-US"/>
        </w:rPr>
        <w:t>m</w:t>
      </w:r>
      <w:r w:rsidR="00DD0AEA" w:rsidRPr="00EB599F">
        <w:rPr>
          <w:rFonts w:cs="Times New Roman"/>
          <w:lang w:val="en-US"/>
        </w:rPr>
        <w:t>³</w:t>
      </w:r>
      <w:r w:rsidR="00782D03" w:rsidRPr="00EB599F">
        <w:rPr>
          <w:rFonts w:cs="Times New Roman"/>
          <w:lang w:val="en-US"/>
        </w:rPr>
        <w:t xml:space="preserve"> of sand was eroded</w:t>
      </w:r>
      <w:r w:rsidR="00DD0AEA" w:rsidRPr="00EB599F">
        <w:rPr>
          <w:rFonts w:cs="Times New Roman"/>
          <w:lang w:val="en-US"/>
        </w:rPr>
        <w:t xml:space="preserve">, 62.9 </w:t>
      </w:r>
      <w:r w:rsidR="00782D03" w:rsidRPr="00EB599F">
        <w:rPr>
          <w:lang w:val="en-US"/>
        </w:rPr>
        <w:t>m</w:t>
      </w:r>
      <w:r w:rsidR="00DD0AEA" w:rsidRPr="00EB599F">
        <w:rPr>
          <w:rFonts w:cs="Times New Roman"/>
          <w:lang w:val="en-US"/>
        </w:rPr>
        <w:t>³</w:t>
      </w:r>
      <w:r w:rsidR="00782D03" w:rsidRPr="00EB599F">
        <w:rPr>
          <w:rFonts w:cs="Times New Roman"/>
          <w:lang w:val="en-US"/>
        </w:rPr>
        <w:t xml:space="preserve"> - redeposited</w:t>
      </w:r>
      <w:r w:rsidR="00DD0AEA" w:rsidRPr="00EB599F">
        <w:rPr>
          <w:rFonts w:cs="Times New Roman"/>
          <w:lang w:val="en-US"/>
        </w:rPr>
        <w:t xml:space="preserve">. </w:t>
      </w:r>
      <w:r w:rsidR="00782D03" w:rsidRPr="00EB599F">
        <w:rPr>
          <w:rFonts w:cs="Times New Roman"/>
          <w:lang w:val="en-US"/>
        </w:rPr>
        <w:t xml:space="preserve">Sediment loss volume reached </w:t>
      </w:r>
      <w:r w:rsidR="00DD0AEA" w:rsidRPr="00EB599F">
        <w:rPr>
          <w:rFonts w:cs="Times New Roman"/>
          <w:lang w:val="en-US"/>
        </w:rPr>
        <w:t xml:space="preserve">224.2 </w:t>
      </w:r>
      <w:r w:rsidR="00782D03" w:rsidRPr="00EB599F">
        <w:rPr>
          <w:lang w:val="en-US"/>
        </w:rPr>
        <w:t>m</w:t>
      </w:r>
      <w:r w:rsidR="00782D03" w:rsidRPr="00EB599F">
        <w:rPr>
          <w:rFonts w:cs="Times New Roman"/>
          <w:lang w:val="en-US"/>
        </w:rPr>
        <w:t xml:space="preserve">³ (about </w:t>
      </w:r>
      <w:r w:rsidR="003D7283" w:rsidRPr="00EB599F">
        <w:rPr>
          <w:rFonts w:cs="Times New Roman"/>
          <w:lang w:val="en-US"/>
        </w:rPr>
        <w:t>78</w:t>
      </w:r>
      <w:r w:rsidR="00DD0AEA" w:rsidRPr="00EB599F">
        <w:rPr>
          <w:rFonts w:cs="Times New Roman"/>
          <w:lang w:val="en-US"/>
        </w:rPr>
        <w:t xml:space="preserve">% </w:t>
      </w:r>
      <w:r w:rsidR="00782D03" w:rsidRPr="00EB599F">
        <w:rPr>
          <w:rFonts w:cs="Times New Roman"/>
          <w:lang w:val="en-US"/>
        </w:rPr>
        <w:t>of total removed sand volume)</w:t>
      </w:r>
      <w:r w:rsidR="00DD0AEA" w:rsidRPr="00EB599F">
        <w:rPr>
          <w:rFonts w:cs="Times New Roman"/>
          <w:lang w:val="en-US"/>
        </w:rPr>
        <w:t>.</w:t>
      </w:r>
    </w:p>
    <w:p w:rsidR="00DD0AEA" w:rsidRPr="00EB599F" w:rsidRDefault="000D5699" w:rsidP="008C15C5">
      <w:pPr>
        <w:pStyle w:val="a3"/>
        <w:spacing w:line="23" w:lineRule="atLeast"/>
        <w:rPr>
          <w:rFonts w:cs="Times New Roman"/>
          <w:lang w:val="en-US"/>
        </w:rPr>
      </w:pPr>
      <w:r w:rsidRPr="00EB599F">
        <w:rPr>
          <w:rFonts w:cs="Times New Roman"/>
          <w:i/>
          <w:lang w:val="en-US"/>
        </w:rPr>
        <w:t>Serovo village</w:t>
      </w:r>
      <w:r w:rsidR="00631A81" w:rsidRPr="00EB599F">
        <w:rPr>
          <w:rFonts w:cs="Times New Roman"/>
          <w:i/>
          <w:lang w:val="en-US"/>
        </w:rPr>
        <w:t>.</w:t>
      </w:r>
      <w:r w:rsidRPr="00EB599F">
        <w:rPr>
          <w:rFonts w:cs="Times New Roman"/>
          <w:b/>
          <w:i/>
          <w:lang w:val="en-US"/>
        </w:rPr>
        <w:t xml:space="preserve"> </w:t>
      </w:r>
      <w:r w:rsidR="008B29E3" w:rsidRPr="00EB599F">
        <w:rPr>
          <w:rFonts w:cs="Times New Roman"/>
          <w:lang w:val="en-US"/>
        </w:rPr>
        <w:t xml:space="preserve">Sandy beach </w:t>
      </w:r>
      <w:r w:rsidR="000F3615" w:rsidRPr="00EB599F">
        <w:rPr>
          <w:rFonts w:cs="Times New Roman"/>
          <w:lang w:val="en-US"/>
        </w:rPr>
        <w:t xml:space="preserve">of Serovo village </w:t>
      </w:r>
      <w:r w:rsidR="008B29E3" w:rsidRPr="00EB599F">
        <w:rPr>
          <w:rFonts w:cs="Times New Roman"/>
          <w:lang w:val="en-US"/>
        </w:rPr>
        <w:t>is represented by</w:t>
      </w:r>
      <w:ins w:id="225" w:author="Ковалева Ольга Анатольевна" w:date="2016-06-15T13:39:00Z">
        <w:r w:rsidR="004974C8">
          <w:rPr>
            <w:rFonts w:cs="Times New Roman"/>
            <w:lang w:val="en-US"/>
          </w:rPr>
          <w:t xml:space="preserve"> the</w:t>
        </w:r>
      </w:ins>
      <w:r w:rsidR="008B29E3" w:rsidRPr="00EB599F">
        <w:rPr>
          <w:rFonts w:cs="Times New Roman"/>
          <w:lang w:val="en-US"/>
        </w:rPr>
        <w:t xml:space="preserve"> narrow (13</w:t>
      </w:r>
      <w:r w:rsidR="00A134F8" w:rsidRPr="00EB599F">
        <w:rPr>
          <w:rFonts w:cs="Times New Roman"/>
          <w:lang w:val="en-US"/>
        </w:rPr>
        <w:t>–</w:t>
      </w:r>
      <w:r w:rsidR="008B29E3" w:rsidRPr="00EB599F">
        <w:rPr>
          <w:rFonts w:cs="Times New Roman"/>
          <w:lang w:val="en-US"/>
        </w:rPr>
        <w:t>15 m) beach ridge, adjacent in the backshore to erosion escarpment up to 2 m h</w:t>
      </w:r>
      <w:ins w:id="226" w:author="Ковалева Ольга Анатольевна" w:date="2016-06-15T13:40:00Z">
        <w:r w:rsidR="004974C8">
          <w:rPr>
            <w:rFonts w:cs="Times New Roman"/>
            <w:lang w:val="en-US"/>
          </w:rPr>
          <w:t>e</w:t>
        </w:r>
      </w:ins>
      <w:r w:rsidR="008B29E3" w:rsidRPr="00EB599F">
        <w:rPr>
          <w:rFonts w:cs="Times New Roman"/>
          <w:lang w:val="en-US"/>
        </w:rPr>
        <w:t>igh</w:t>
      </w:r>
      <w:ins w:id="227" w:author="Ковалева Ольга Анатольевна" w:date="2016-06-15T13:40:00Z">
        <w:r w:rsidR="004974C8">
          <w:rPr>
            <w:rFonts w:cs="Times New Roman"/>
            <w:lang w:val="en-US"/>
          </w:rPr>
          <w:t>t</w:t>
        </w:r>
      </w:ins>
      <w:r w:rsidR="008B29E3" w:rsidRPr="00EB599F">
        <w:rPr>
          <w:rFonts w:cs="Times New Roman"/>
          <w:lang w:val="en-US"/>
        </w:rPr>
        <w:t xml:space="preserve">. </w:t>
      </w:r>
      <w:r w:rsidR="008B29E3" w:rsidRPr="00EB599F">
        <w:rPr>
          <w:lang w:val="en-US"/>
        </w:rPr>
        <w:t>T</w:t>
      </w:r>
      <w:r w:rsidR="000F3615" w:rsidRPr="00EB599F">
        <w:rPr>
          <w:rFonts w:cs="Times New Roman"/>
          <w:lang w:val="en-US"/>
        </w:rPr>
        <w:t>errestrial laser scanning was undertake</w:t>
      </w:r>
      <w:r w:rsidR="008B29E3" w:rsidRPr="00EB599F">
        <w:rPr>
          <w:rFonts w:cs="Times New Roman"/>
          <w:lang w:val="en-US"/>
        </w:rPr>
        <w:t xml:space="preserve"> here</w:t>
      </w:r>
      <w:r w:rsidR="000F3615" w:rsidRPr="00EB599F">
        <w:rPr>
          <w:rFonts w:cs="Times New Roman"/>
          <w:lang w:val="en-US"/>
        </w:rPr>
        <w:t xml:space="preserve"> three times – in August 2014, August 2015 and December 2015. Comparative analyses of results of </w:t>
      </w:r>
      <w:ins w:id="228" w:author="Ковалева Ольга Анатольевна" w:date="2016-06-15T13:40:00Z">
        <w:r w:rsidR="004974C8">
          <w:rPr>
            <w:rFonts w:cs="Times New Roman"/>
            <w:lang w:val="en-US"/>
          </w:rPr>
          <w:t xml:space="preserve">the </w:t>
        </w:r>
      </w:ins>
      <w:r w:rsidR="000F3615" w:rsidRPr="00EB599F">
        <w:rPr>
          <w:rFonts w:cs="Times New Roman"/>
          <w:lang w:val="en-US"/>
        </w:rPr>
        <w:t xml:space="preserve">summer 2014 and 2015 survey </w:t>
      </w:r>
      <w:r w:rsidR="004C6861" w:rsidRPr="00EB599F">
        <w:rPr>
          <w:rFonts w:cs="Times New Roman"/>
          <w:lang w:val="en-US"/>
        </w:rPr>
        <w:t xml:space="preserve">revealed very stable character of </w:t>
      </w:r>
      <w:ins w:id="229" w:author="Ковалева Ольга Анатольевна" w:date="2016-06-15T13:40:00Z">
        <w:r w:rsidR="00751AE6">
          <w:rPr>
            <w:rFonts w:cs="Times New Roman"/>
            <w:lang w:val="en-US"/>
          </w:rPr>
          <w:t xml:space="preserve">the </w:t>
        </w:r>
      </w:ins>
      <w:r w:rsidR="004C6861" w:rsidRPr="00EB599F">
        <w:rPr>
          <w:rFonts w:cs="Times New Roman"/>
          <w:lang w:val="en-US"/>
        </w:rPr>
        <w:t xml:space="preserve">study beach with minor changes of relief. The changes were caused </w:t>
      </w:r>
      <w:r w:rsidR="004C6861" w:rsidRPr="000A296D">
        <w:rPr>
          <w:rFonts w:cs="Times New Roman"/>
          <w:lang w:val="en-US"/>
          <w:rPrChange w:id="230" w:author="Ковалева Ольга Анатольевна" w:date="2016-06-15T17:00:00Z">
            <w:rPr>
              <w:rFonts w:cs="Times New Roman"/>
              <w:lang w:val="en-US"/>
            </w:rPr>
          </w:rPrChange>
        </w:rPr>
        <w:t xml:space="preserve">by quick </w:t>
      </w:r>
      <w:del w:id="231" w:author="Ковалева Ольга Анатольевна" w:date="2016-06-15T17:00:00Z">
        <w:r w:rsidR="004C6861" w:rsidRPr="000A296D" w:rsidDel="000A296D">
          <w:rPr>
            <w:rFonts w:cs="Times New Roman"/>
            <w:lang w:val="en-US"/>
            <w:rPrChange w:id="232" w:author="Ковалева Ольга Анатольевна" w:date="2016-06-15T17:00:00Z">
              <w:rPr>
                <w:rFonts w:cs="Times New Roman"/>
                <w:lang w:val="en-US"/>
              </w:rPr>
            </w:rPrChange>
          </w:rPr>
          <w:delText xml:space="preserve">development </w:delText>
        </w:r>
      </w:del>
      <w:ins w:id="233" w:author="Ковалева Ольга Анатольевна" w:date="2016-06-15T17:00:00Z">
        <w:r w:rsidR="000A296D" w:rsidRPr="000A296D">
          <w:rPr>
            <w:rFonts w:cs="Times New Roman"/>
            <w:lang w:val="en-US"/>
            <w:rPrChange w:id="234" w:author="Ковалева Ольга Анатольевна" w:date="2016-06-15T17:00:00Z">
              <w:rPr>
                <w:rFonts w:cs="Times New Roman"/>
                <w:highlight w:val="cyan"/>
                <w:lang w:val="en-US"/>
              </w:rPr>
            </w:rPrChange>
          </w:rPr>
          <w:t>growing</w:t>
        </w:r>
        <w:r w:rsidR="000A296D" w:rsidRPr="000A296D">
          <w:rPr>
            <w:rFonts w:cs="Times New Roman"/>
            <w:lang w:val="en-US"/>
            <w:rPrChange w:id="235" w:author="Ковалева Ольга Анатольевна" w:date="2016-06-15T17:00:00Z">
              <w:rPr>
                <w:rFonts w:cs="Times New Roman"/>
                <w:lang w:val="en-US"/>
              </w:rPr>
            </w:rPrChange>
          </w:rPr>
          <w:t xml:space="preserve"> </w:t>
        </w:r>
      </w:ins>
      <w:r w:rsidR="004C6861" w:rsidRPr="000A296D">
        <w:rPr>
          <w:rFonts w:cs="Times New Roman"/>
          <w:lang w:val="en-US"/>
          <w:rPrChange w:id="236" w:author="Ковалева Ольга Анатольевна" w:date="2016-06-15T17:00:00Z">
            <w:rPr>
              <w:rFonts w:cs="Times New Roman"/>
              <w:lang w:val="en-US"/>
            </w:rPr>
          </w:rPrChange>
        </w:rPr>
        <w:t xml:space="preserve">of water plants in the nearshore and beach ridge. By August </w:t>
      </w:r>
      <w:r w:rsidR="007D34DC" w:rsidRPr="000A296D">
        <w:rPr>
          <w:rFonts w:cs="Times New Roman"/>
          <w:lang w:val="en-US"/>
          <w:rPrChange w:id="237" w:author="Ковалева Ольга Анатольевна" w:date="2016-06-15T17:00:00Z">
            <w:rPr>
              <w:rFonts w:cs="Times New Roman"/>
              <w:lang w:val="en-US"/>
            </w:rPr>
          </w:rPrChange>
        </w:rPr>
        <w:t>20</w:t>
      </w:r>
      <w:r w:rsidR="007D34DC" w:rsidRPr="00EB599F">
        <w:rPr>
          <w:rFonts w:cs="Times New Roman"/>
          <w:lang w:val="en-US"/>
        </w:rPr>
        <w:t>15,</w:t>
      </w:r>
      <w:r w:rsidR="004C6861" w:rsidRPr="00EB599F">
        <w:rPr>
          <w:rFonts w:cs="Times New Roman"/>
          <w:lang w:val="en-US"/>
        </w:rPr>
        <w:t xml:space="preserve"> </w:t>
      </w:r>
      <w:ins w:id="238" w:author="Ковалева Ольга Анатольевна" w:date="2016-06-15T13:41:00Z">
        <w:r w:rsidR="00751AE6">
          <w:rPr>
            <w:rFonts w:cs="Times New Roman"/>
            <w:lang w:val="en-US"/>
          </w:rPr>
          <w:t xml:space="preserve">the </w:t>
        </w:r>
      </w:ins>
      <w:r w:rsidR="004C6861" w:rsidRPr="00EB599F">
        <w:rPr>
          <w:rFonts w:cs="Times New Roman"/>
          <w:lang w:val="en-US"/>
        </w:rPr>
        <w:t xml:space="preserve">nearshore area was </w:t>
      </w:r>
      <w:r w:rsidR="008B29E3" w:rsidRPr="00EB599F">
        <w:rPr>
          <w:rFonts w:cs="Times New Roman"/>
          <w:lang w:val="en-US"/>
        </w:rPr>
        <w:t>totally</w:t>
      </w:r>
      <w:r w:rsidR="004C6861" w:rsidRPr="00EB599F">
        <w:rPr>
          <w:rFonts w:cs="Times New Roman"/>
          <w:lang w:val="en-US"/>
        </w:rPr>
        <w:t xml:space="preserve"> covered by sea grass and low bushes. </w:t>
      </w:r>
    </w:p>
    <w:p w:rsidR="00DD0AEA" w:rsidRPr="00EB599F" w:rsidRDefault="00542F8E" w:rsidP="008C15C5">
      <w:pPr>
        <w:pStyle w:val="a3"/>
        <w:spacing w:line="23" w:lineRule="atLeast"/>
        <w:rPr>
          <w:rFonts w:cs="Times New Roman"/>
          <w:lang w:val="en-US"/>
        </w:rPr>
      </w:pPr>
      <w:r w:rsidRPr="00EB599F">
        <w:rPr>
          <w:lang w:val="en-US"/>
        </w:rPr>
        <w:t xml:space="preserve">Area of comparative analyses of TLS surveys of August 2015 and </w:t>
      </w:r>
      <w:r w:rsidR="002F1D83" w:rsidRPr="00EB599F">
        <w:rPr>
          <w:lang w:val="en-US"/>
        </w:rPr>
        <w:t>December</w:t>
      </w:r>
      <w:r w:rsidRPr="00EB599F">
        <w:rPr>
          <w:lang w:val="en-US"/>
        </w:rPr>
        <w:t xml:space="preserve"> 2015 is </w:t>
      </w:r>
      <w:r w:rsidR="00DD0AEA" w:rsidRPr="00EB599F">
        <w:rPr>
          <w:lang w:val="en-US"/>
        </w:rPr>
        <w:t>2050</w:t>
      </w:r>
      <w:r w:rsidR="009F6397" w:rsidRPr="00EB599F">
        <w:rPr>
          <w:lang w:val="en-US"/>
        </w:rPr>
        <w:t> </w:t>
      </w:r>
      <w:r w:rsidRPr="00EB599F">
        <w:rPr>
          <w:lang w:val="en-US"/>
        </w:rPr>
        <w:t>m</w:t>
      </w:r>
      <w:r w:rsidR="00DD0AEA" w:rsidRPr="00EB599F">
        <w:rPr>
          <w:rFonts w:cs="Times New Roman"/>
          <w:lang w:val="en-US"/>
        </w:rPr>
        <w:t>²</w:t>
      </w:r>
      <w:r w:rsidR="00DD0AEA" w:rsidRPr="00EB599F">
        <w:rPr>
          <w:lang w:val="en-US"/>
        </w:rPr>
        <w:t xml:space="preserve">. </w:t>
      </w:r>
      <w:r w:rsidR="002F1D83" w:rsidRPr="00EB599F">
        <w:rPr>
          <w:lang w:val="en-US"/>
        </w:rPr>
        <w:t xml:space="preserve">Along 150 m of beach, overgrown by water plants in the nearshore, </w:t>
      </w:r>
      <w:r w:rsidR="00DD0AEA" w:rsidRPr="00EB599F">
        <w:rPr>
          <w:lang w:val="en-US"/>
        </w:rPr>
        <w:t xml:space="preserve">269.7 </w:t>
      </w:r>
      <w:r w:rsidR="002F1D83" w:rsidRPr="00EB599F">
        <w:rPr>
          <w:lang w:val="en-US"/>
        </w:rPr>
        <w:t>m</w:t>
      </w:r>
      <w:r w:rsidR="00DD0AEA" w:rsidRPr="00EB599F">
        <w:rPr>
          <w:rFonts w:cs="Times New Roman"/>
          <w:lang w:val="en-US"/>
        </w:rPr>
        <w:t xml:space="preserve">³ </w:t>
      </w:r>
      <w:r w:rsidR="002F1D83" w:rsidRPr="00EB599F">
        <w:rPr>
          <w:rFonts w:cs="Times New Roman"/>
          <w:lang w:val="en-US"/>
        </w:rPr>
        <w:t>of sand was mobilized</w:t>
      </w:r>
      <w:r w:rsidR="00DD0AEA" w:rsidRPr="00EB599F">
        <w:rPr>
          <w:rFonts w:cs="Times New Roman"/>
          <w:lang w:val="en-US"/>
        </w:rPr>
        <w:t xml:space="preserve">. </w:t>
      </w:r>
      <w:r w:rsidR="002F1D83" w:rsidRPr="00EB599F">
        <w:rPr>
          <w:rFonts w:cs="Times New Roman"/>
          <w:lang w:val="en-US"/>
        </w:rPr>
        <w:t xml:space="preserve">Similar to the previous case studies, the most intense erosion occurred in the </w:t>
      </w:r>
      <w:r w:rsidR="002F47B4" w:rsidRPr="00EB599F">
        <w:rPr>
          <w:rFonts w:cs="Times New Roman"/>
          <w:lang w:val="en-US"/>
        </w:rPr>
        <w:t xml:space="preserve">backshore and the central part of the beach ridge </w:t>
      </w:r>
      <w:r w:rsidR="00DD0AEA" w:rsidRPr="00EB599F">
        <w:rPr>
          <w:rFonts w:cs="Times New Roman"/>
          <w:lang w:val="en-US"/>
        </w:rPr>
        <w:t>(</w:t>
      </w:r>
      <w:r w:rsidR="002F1D83" w:rsidRPr="00EB599F">
        <w:rPr>
          <w:rFonts w:cs="Times New Roman"/>
          <w:lang w:val="en-US"/>
        </w:rPr>
        <w:t>Fig</w:t>
      </w:r>
      <w:r w:rsidR="00DD0AEA" w:rsidRPr="00EB599F">
        <w:rPr>
          <w:rFonts w:cs="Times New Roman"/>
          <w:lang w:val="en-US"/>
        </w:rPr>
        <w:t xml:space="preserve">. </w:t>
      </w:r>
      <w:r w:rsidR="000D017D" w:rsidRPr="00EB599F">
        <w:rPr>
          <w:rFonts w:cs="Times New Roman"/>
          <w:lang w:val="en-US"/>
        </w:rPr>
        <w:t>3 C</w:t>
      </w:r>
      <w:r w:rsidR="00DD0AEA" w:rsidRPr="00EB599F">
        <w:rPr>
          <w:rFonts w:cs="Times New Roman"/>
          <w:lang w:val="en-US"/>
        </w:rPr>
        <w:t xml:space="preserve">). </w:t>
      </w:r>
      <w:r w:rsidR="002F47B4" w:rsidRPr="00EB599F">
        <w:rPr>
          <w:rFonts w:cs="Times New Roman"/>
          <w:lang w:val="en-US"/>
        </w:rPr>
        <w:t>Due to presence of water plant</w:t>
      </w:r>
      <w:ins w:id="239" w:author="Ковалева Ольга Анатольевна" w:date="2016-06-15T13:41:00Z">
        <w:r w:rsidR="00751AE6">
          <w:rPr>
            <w:rFonts w:cs="Times New Roman"/>
            <w:lang w:val="en-US"/>
          </w:rPr>
          <w:t>s</w:t>
        </w:r>
      </w:ins>
      <w:r w:rsidR="002F47B4" w:rsidRPr="00EB599F">
        <w:rPr>
          <w:rFonts w:cs="Times New Roman"/>
          <w:lang w:val="en-US"/>
        </w:rPr>
        <w:t xml:space="preserve"> and bush vegetation, partly blocked erosion processes, in the southwestern part of </w:t>
      </w:r>
      <w:ins w:id="240" w:author="Ковалева Ольга Анатольевна" w:date="2016-06-15T13:42:00Z">
        <w:r w:rsidR="00751AE6">
          <w:rPr>
            <w:rFonts w:cs="Times New Roman"/>
            <w:lang w:val="en-US"/>
          </w:rPr>
          <w:t xml:space="preserve">the </w:t>
        </w:r>
      </w:ins>
      <w:r w:rsidR="002F47B4" w:rsidRPr="00EB599F">
        <w:rPr>
          <w:rFonts w:cs="Times New Roman"/>
          <w:lang w:val="en-US"/>
        </w:rPr>
        <w:t xml:space="preserve">study area local accumulation of sand material took place. </w:t>
      </w:r>
      <w:r w:rsidR="00F02D57" w:rsidRPr="00EB599F">
        <w:rPr>
          <w:rFonts w:cs="Times New Roman"/>
          <w:lang w:val="en-US"/>
        </w:rPr>
        <w:t xml:space="preserve">Nevertheless vegetation </w:t>
      </w:r>
      <w:r w:rsidR="007D34DC" w:rsidRPr="00EB599F">
        <w:rPr>
          <w:rFonts w:cs="Times New Roman"/>
          <w:lang w:val="en-US"/>
        </w:rPr>
        <w:t>does not</w:t>
      </w:r>
      <w:r w:rsidR="00F02D57" w:rsidRPr="00EB599F">
        <w:rPr>
          <w:rFonts w:cs="Times New Roman"/>
          <w:lang w:val="en-US"/>
        </w:rPr>
        <w:t xml:space="preserve"> prevent erosion - as a result of December storms </w:t>
      </w:r>
      <w:r w:rsidR="00DD0AEA" w:rsidRPr="00EB599F">
        <w:rPr>
          <w:rFonts w:cs="Times New Roman"/>
          <w:lang w:val="en-US"/>
        </w:rPr>
        <w:t xml:space="preserve">189.1 </w:t>
      </w:r>
      <w:r w:rsidR="00F02D57" w:rsidRPr="00EB599F">
        <w:rPr>
          <w:lang w:val="en-US"/>
        </w:rPr>
        <w:t>m</w:t>
      </w:r>
      <w:r w:rsidR="00DD0AEA" w:rsidRPr="00EB599F">
        <w:rPr>
          <w:rFonts w:cs="Times New Roman"/>
          <w:lang w:val="en-US"/>
        </w:rPr>
        <w:t xml:space="preserve">³ </w:t>
      </w:r>
      <w:r w:rsidR="00F02D57" w:rsidRPr="00EB599F">
        <w:rPr>
          <w:rFonts w:cs="Times New Roman"/>
          <w:lang w:val="en-US"/>
        </w:rPr>
        <w:t xml:space="preserve">of sand was removed </w:t>
      </w:r>
      <w:r w:rsidR="0026369C" w:rsidRPr="00EB599F">
        <w:rPr>
          <w:rFonts w:cs="Times New Roman"/>
          <w:lang w:val="en-US"/>
        </w:rPr>
        <w:t>(</w:t>
      </w:r>
      <w:r w:rsidR="009F6397" w:rsidRPr="00EB599F">
        <w:rPr>
          <w:rFonts w:cs="Times New Roman"/>
          <w:lang w:val="en-US"/>
        </w:rPr>
        <w:t>T</w:t>
      </w:r>
      <w:r w:rsidR="002F47B4" w:rsidRPr="00EB599F">
        <w:rPr>
          <w:rFonts w:cs="Times New Roman"/>
          <w:lang w:val="en-US"/>
        </w:rPr>
        <w:t xml:space="preserve">able </w:t>
      </w:r>
      <w:r w:rsidR="0026369C" w:rsidRPr="00EB599F">
        <w:rPr>
          <w:rFonts w:cs="Times New Roman"/>
          <w:lang w:val="en-US"/>
        </w:rPr>
        <w:t>1)</w:t>
      </w:r>
      <w:r w:rsidR="00F02D57" w:rsidRPr="00EB599F">
        <w:rPr>
          <w:rFonts w:cs="Times New Roman"/>
          <w:lang w:val="en-US"/>
        </w:rPr>
        <w:t>,</w:t>
      </w:r>
      <w:r w:rsidR="00DD0AEA" w:rsidRPr="00EB599F">
        <w:rPr>
          <w:rFonts w:cs="Times New Roman"/>
          <w:lang w:val="en-US"/>
        </w:rPr>
        <w:t xml:space="preserve"> 80.6 </w:t>
      </w:r>
      <w:r w:rsidR="00F02D57" w:rsidRPr="00EB599F">
        <w:rPr>
          <w:lang w:val="en-US"/>
        </w:rPr>
        <w:t>m</w:t>
      </w:r>
      <w:r w:rsidR="00F02D57" w:rsidRPr="00EB599F">
        <w:rPr>
          <w:rFonts w:cs="Times New Roman"/>
          <w:lang w:val="en-US"/>
        </w:rPr>
        <w:t xml:space="preserve">³ </w:t>
      </w:r>
      <w:r w:rsidR="00A134F8" w:rsidRPr="00EB599F">
        <w:rPr>
          <w:rFonts w:cs="Times New Roman"/>
          <w:lang w:val="en-US"/>
        </w:rPr>
        <w:t>–</w:t>
      </w:r>
      <w:r w:rsidR="00F02D57" w:rsidRPr="00EB599F">
        <w:rPr>
          <w:rFonts w:cs="Times New Roman"/>
          <w:lang w:val="en-US"/>
        </w:rPr>
        <w:t xml:space="preserve"> redeposited.  </w:t>
      </w:r>
      <w:r w:rsidR="00DD0AEA" w:rsidRPr="00EB599F">
        <w:rPr>
          <w:rFonts w:cs="Times New Roman"/>
          <w:lang w:val="en-US"/>
        </w:rPr>
        <w:t xml:space="preserve"> </w:t>
      </w:r>
      <w:r w:rsidR="00F02D57" w:rsidRPr="00EB599F">
        <w:rPr>
          <w:rFonts w:cs="Times New Roman"/>
          <w:lang w:val="en-US"/>
        </w:rPr>
        <w:t xml:space="preserve">Nonrecoverable sediment loss volume </w:t>
      </w:r>
      <w:del w:id="241" w:author="Ковалева Ольга Анатольевна" w:date="2016-06-15T13:42:00Z">
        <w:r w:rsidR="00F02D57" w:rsidRPr="00EB599F" w:rsidDel="00751AE6">
          <w:rPr>
            <w:rFonts w:cs="Times New Roman"/>
            <w:lang w:val="en-US"/>
          </w:rPr>
          <w:delText xml:space="preserve">reaches </w:delText>
        </w:r>
      </w:del>
      <w:ins w:id="242" w:author="Ковалева Ольга Анатольевна" w:date="2016-06-15T13:42:00Z">
        <w:r w:rsidR="00751AE6" w:rsidRPr="00EB599F">
          <w:rPr>
            <w:rFonts w:cs="Times New Roman"/>
            <w:lang w:val="en-US"/>
          </w:rPr>
          <w:t>reache</w:t>
        </w:r>
        <w:r w:rsidR="00751AE6">
          <w:rPr>
            <w:rFonts w:cs="Times New Roman"/>
            <w:lang w:val="en-US"/>
          </w:rPr>
          <w:t>d</w:t>
        </w:r>
        <w:r w:rsidR="00751AE6" w:rsidRPr="00EB599F">
          <w:rPr>
            <w:rFonts w:cs="Times New Roman"/>
            <w:lang w:val="en-US"/>
          </w:rPr>
          <w:t xml:space="preserve"> </w:t>
        </w:r>
      </w:ins>
      <w:r w:rsidR="00DD0AEA" w:rsidRPr="00EB599F">
        <w:rPr>
          <w:rFonts w:cs="Times New Roman"/>
          <w:lang w:val="en-US"/>
        </w:rPr>
        <w:t xml:space="preserve">108.5 </w:t>
      </w:r>
      <w:r w:rsidR="00F02D57" w:rsidRPr="00EB599F">
        <w:rPr>
          <w:lang w:val="en-US"/>
        </w:rPr>
        <w:t>m</w:t>
      </w:r>
      <w:r w:rsidR="00DD0AEA" w:rsidRPr="00EB599F">
        <w:rPr>
          <w:rFonts w:cs="Times New Roman"/>
          <w:lang w:val="en-US"/>
        </w:rPr>
        <w:t>³</w:t>
      </w:r>
      <w:r w:rsidR="00F02D57" w:rsidRPr="00EB599F">
        <w:rPr>
          <w:rFonts w:cs="Times New Roman"/>
          <w:lang w:val="en-US"/>
        </w:rPr>
        <w:t xml:space="preserve"> (about</w:t>
      </w:r>
      <w:r w:rsidR="00DD0AEA" w:rsidRPr="00EB599F">
        <w:rPr>
          <w:rFonts w:cs="Times New Roman"/>
          <w:lang w:val="en-US"/>
        </w:rPr>
        <w:t xml:space="preserve"> </w:t>
      </w:r>
      <w:r w:rsidR="0026369C" w:rsidRPr="00EB599F">
        <w:rPr>
          <w:rFonts w:cs="Times New Roman"/>
          <w:lang w:val="en-US"/>
        </w:rPr>
        <w:t>57</w:t>
      </w:r>
      <w:r w:rsidR="00DD0AEA" w:rsidRPr="00EB599F">
        <w:rPr>
          <w:rFonts w:cs="Times New Roman"/>
          <w:lang w:val="en-US"/>
        </w:rPr>
        <w:t xml:space="preserve">% </w:t>
      </w:r>
      <w:r w:rsidR="00F02D57" w:rsidRPr="00EB599F">
        <w:rPr>
          <w:rFonts w:cs="Times New Roman"/>
          <w:lang w:val="en-US"/>
        </w:rPr>
        <w:t>of all material, removed during the storm)</w:t>
      </w:r>
      <w:r w:rsidR="00DD0AEA" w:rsidRPr="00EB599F">
        <w:rPr>
          <w:rFonts w:cs="Times New Roman"/>
          <w:lang w:val="en-US"/>
        </w:rPr>
        <w:t>.</w:t>
      </w:r>
      <w:r w:rsidR="00F02D57" w:rsidRPr="00EB599F">
        <w:rPr>
          <w:rFonts w:cs="Times New Roman"/>
          <w:lang w:val="en-US"/>
        </w:rPr>
        <w:t xml:space="preserve"> Distance of </w:t>
      </w:r>
      <w:ins w:id="243" w:author="Ковалева Ольга Анатольевна" w:date="2016-06-15T13:43:00Z">
        <w:r w:rsidR="00751AE6">
          <w:rPr>
            <w:rFonts w:cs="Times New Roman"/>
            <w:lang w:val="en-US"/>
          </w:rPr>
          <w:t xml:space="preserve">the </w:t>
        </w:r>
      </w:ins>
      <w:r w:rsidR="00F02D57" w:rsidRPr="00EB599F">
        <w:rPr>
          <w:rFonts w:cs="Times New Roman"/>
          <w:lang w:val="en-US"/>
        </w:rPr>
        <w:t xml:space="preserve">erosion escarpment shift in landward direction was </w:t>
      </w:r>
      <w:r w:rsidR="00DD0AEA" w:rsidRPr="00EB599F">
        <w:rPr>
          <w:rFonts w:cs="Times New Roman"/>
          <w:lang w:val="en-US"/>
        </w:rPr>
        <w:t xml:space="preserve">0.8–1.3 </w:t>
      </w:r>
      <w:r w:rsidR="00F02D57" w:rsidRPr="00EB599F">
        <w:rPr>
          <w:rFonts w:cs="Times New Roman"/>
          <w:lang w:val="en-US"/>
        </w:rPr>
        <w:t>m</w:t>
      </w:r>
      <w:r w:rsidR="00DD0AEA" w:rsidRPr="00EB599F">
        <w:rPr>
          <w:rFonts w:cs="Times New Roman"/>
          <w:lang w:val="en-US"/>
        </w:rPr>
        <w:t xml:space="preserve">. </w:t>
      </w:r>
      <w:r w:rsidR="00CA395C" w:rsidRPr="00EB599F">
        <w:rPr>
          <w:rFonts w:cs="Times New Roman"/>
          <w:lang w:val="en-US"/>
        </w:rPr>
        <w:t xml:space="preserve">The rate of escarpment retreat was different </w:t>
      </w:r>
      <w:del w:id="244" w:author="Ковалева Ольга Анатольевна" w:date="2016-06-15T13:43:00Z">
        <w:r w:rsidR="00CA395C" w:rsidRPr="00EB599F" w:rsidDel="00751AE6">
          <w:rPr>
            <w:rFonts w:cs="Times New Roman"/>
            <w:lang w:val="en-US"/>
          </w:rPr>
          <w:delText xml:space="preserve">in </w:delText>
        </w:r>
      </w:del>
      <w:ins w:id="245" w:author="Ковалева Ольга Анатольевна" w:date="2016-06-15T13:43:00Z">
        <w:r w:rsidR="00751AE6">
          <w:rPr>
            <w:rFonts w:cs="Times New Roman"/>
            <w:lang w:val="en-US"/>
          </w:rPr>
          <w:t>within the</w:t>
        </w:r>
        <w:r w:rsidR="00751AE6" w:rsidRPr="00EB599F">
          <w:rPr>
            <w:rFonts w:cs="Times New Roman"/>
            <w:lang w:val="en-US"/>
          </w:rPr>
          <w:t xml:space="preserve"> </w:t>
        </w:r>
      </w:ins>
      <w:r w:rsidR="00CA395C" w:rsidRPr="00EB599F">
        <w:rPr>
          <w:rFonts w:cs="Times New Roman"/>
          <w:lang w:val="en-US"/>
        </w:rPr>
        <w:t>frame</w:t>
      </w:r>
      <w:ins w:id="246" w:author="Ковалева Ольга Анатольевна" w:date="2016-06-15T13:43:00Z">
        <w:r w:rsidR="00751AE6">
          <w:rPr>
            <w:rFonts w:cs="Times New Roman"/>
            <w:lang w:val="en-US"/>
          </w:rPr>
          <w:t>s</w:t>
        </w:r>
      </w:ins>
      <w:r w:rsidR="00CA395C" w:rsidRPr="00EB599F">
        <w:rPr>
          <w:rFonts w:cs="Times New Roman"/>
          <w:lang w:val="en-US"/>
        </w:rPr>
        <w:t xml:space="preserve"> of</w:t>
      </w:r>
      <w:ins w:id="247" w:author="Ковалева Ольга Анатольевна" w:date="2016-06-15T13:43:00Z">
        <w:r w:rsidR="00751AE6">
          <w:rPr>
            <w:rFonts w:cs="Times New Roman"/>
            <w:lang w:val="en-US"/>
          </w:rPr>
          <w:t xml:space="preserve"> the</w:t>
        </w:r>
      </w:ins>
      <w:r w:rsidR="00CA395C" w:rsidRPr="00EB599F">
        <w:rPr>
          <w:rFonts w:cs="Times New Roman"/>
          <w:lang w:val="en-US"/>
        </w:rPr>
        <w:t xml:space="preserve"> study area – with maximal erosion intensity along slightly advanced part of the shoreline.</w:t>
      </w:r>
    </w:p>
    <w:p w:rsidR="000D5699" w:rsidRPr="00EB599F" w:rsidRDefault="000D5699" w:rsidP="008C15C5">
      <w:pPr>
        <w:pStyle w:val="a3"/>
        <w:spacing w:line="23" w:lineRule="atLeast"/>
        <w:rPr>
          <w:rFonts w:cs="Times New Roman"/>
          <w:b/>
          <w:lang w:val="en-US"/>
        </w:rPr>
      </w:pPr>
    </w:p>
    <w:p w:rsidR="00CF1592" w:rsidRPr="00EB599F" w:rsidRDefault="00CF1592" w:rsidP="008C15C5">
      <w:pPr>
        <w:spacing w:after="0" w:line="23" w:lineRule="atLeast"/>
        <w:rPr>
          <w:rFonts w:ascii="Times New Roman" w:eastAsia="Calibri" w:hAnsi="Times New Roman" w:cs="Times New Roman"/>
          <w:i/>
          <w:sz w:val="24"/>
          <w:lang w:val="en-US"/>
        </w:rPr>
      </w:pPr>
      <w:r w:rsidRPr="00EB599F">
        <w:rPr>
          <w:rFonts w:ascii="Times New Roman" w:eastAsia="Calibri" w:hAnsi="Times New Roman" w:cs="Times New Roman"/>
          <w:i/>
          <w:sz w:val="24"/>
          <w:lang w:val="en-US"/>
        </w:rPr>
        <w:t>Coastal profile modelling</w:t>
      </w:r>
    </w:p>
    <w:p w:rsidR="00CF1592" w:rsidRPr="000A296D" w:rsidRDefault="00CF1592" w:rsidP="008C15C5">
      <w:pPr>
        <w:spacing w:after="0" w:line="23" w:lineRule="atLeast"/>
        <w:ind w:firstLine="709"/>
        <w:jc w:val="both"/>
        <w:rPr>
          <w:rFonts w:ascii="Times New Roman" w:eastAsia="Calibri" w:hAnsi="Times New Roman" w:cs="Times New Roman"/>
          <w:sz w:val="24"/>
          <w:lang w:val="en-US"/>
          <w:rPrChange w:id="248" w:author="Ковалева Ольга Анатольевна" w:date="2016-06-15T17:00:00Z">
            <w:rPr>
              <w:rFonts w:ascii="Times New Roman" w:eastAsia="Calibri" w:hAnsi="Times New Roman" w:cs="Times New Roman"/>
              <w:sz w:val="24"/>
              <w:lang w:val="en-US"/>
            </w:rPr>
          </w:rPrChange>
        </w:rPr>
      </w:pPr>
      <w:r w:rsidRPr="00EB599F">
        <w:rPr>
          <w:rFonts w:ascii="Times New Roman" w:eastAsia="Calibri" w:hAnsi="Times New Roman" w:cs="Times New Roman"/>
          <w:sz w:val="24"/>
          <w:lang w:val="en-US"/>
        </w:rPr>
        <w:t xml:space="preserve">It is important to ascertain the parameters of </w:t>
      </w:r>
      <w:ins w:id="249" w:author="Ковалева Ольга Анатольевна" w:date="2016-06-15T13:44:00Z">
        <w:r w:rsidR="00751AE6">
          <w:rPr>
            <w:rFonts w:ascii="Times New Roman" w:eastAsia="Calibri" w:hAnsi="Times New Roman" w:cs="Times New Roman"/>
            <w:sz w:val="24"/>
            <w:lang w:val="en-US"/>
          </w:rPr>
          <w:t xml:space="preserve">the </w:t>
        </w:r>
      </w:ins>
      <w:r w:rsidRPr="00EB599F">
        <w:rPr>
          <w:rFonts w:ascii="Times New Roman" w:eastAsia="Calibri" w:hAnsi="Times New Roman" w:cs="Times New Roman"/>
          <w:sz w:val="24"/>
          <w:lang w:val="en-US"/>
        </w:rPr>
        <w:t xml:space="preserve">December storm in the studied coastal </w:t>
      </w:r>
      <w:r w:rsidR="006701F0" w:rsidRPr="00EB599F">
        <w:rPr>
          <w:rFonts w:ascii="Times New Roman" w:eastAsia="Calibri" w:hAnsi="Times New Roman" w:cs="Times New Roman"/>
          <w:sz w:val="24"/>
          <w:lang w:val="en-US"/>
        </w:rPr>
        <w:t>area</w:t>
      </w:r>
      <w:r w:rsidRPr="00EB599F">
        <w:rPr>
          <w:rFonts w:ascii="Times New Roman" w:eastAsia="Calibri" w:hAnsi="Times New Roman" w:cs="Times New Roman"/>
          <w:sz w:val="24"/>
          <w:lang w:val="en-US"/>
        </w:rPr>
        <w:t xml:space="preserve"> (eastern Gulf of Finland). Unfortunately, the water level and wave heights </w:t>
      </w:r>
      <w:del w:id="250" w:author="Ковалева Ольга Анатольевна" w:date="2016-06-15T13:44:00Z">
        <w:r w:rsidRPr="00EB599F" w:rsidDel="00751AE6">
          <w:rPr>
            <w:rFonts w:ascii="Times New Roman" w:eastAsia="Calibri" w:hAnsi="Times New Roman" w:cs="Times New Roman"/>
            <w:sz w:val="24"/>
            <w:lang w:val="en-US"/>
          </w:rPr>
          <w:delText xml:space="preserve">did </w:delText>
        </w:r>
      </w:del>
      <w:ins w:id="251" w:author="Ковалева Ольга Анатольевна" w:date="2016-06-15T13:44:00Z">
        <w:r w:rsidR="00751AE6">
          <w:rPr>
            <w:rFonts w:ascii="Times New Roman" w:eastAsia="Calibri" w:hAnsi="Times New Roman" w:cs="Times New Roman"/>
            <w:sz w:val="24"/>
            <w:lang w:val="en-US"/>
          </w:rPr>
          <w:t>were</w:t>
        </w:r>
        <w:r w:rsidR="00751AE6" w:rsidRPr="00EB599F">
          <w:rPr>
            <w:rFonts w:ascii="Times New Roman" w:eastAsia="Calibri" w:hAnsi="Times New Roman" w:cs="Times New Roman"/>
            <w:sz w:val="24"/>
            <w:lang w:val="en-US"/>
          </w:rPr>
          <w:t xml:space="preserve"> </w:t>
        </w:r>
      </w:ins>
      <w:r w:rsidRPr="00EB599F">
        <w:rPr>
          <w:rFonts w:ascii="Times New Roman" w:eastAsia="Calibri" w:hAnsi="Times New Roman" w:cs="Times New Roman"/>
          <w:sz w:val="24"/>
          <w:lang w:val="en-US"/>
        </w:rPr>
        <w:t xml:space="preserve">not measured </w:t>
      </w:r>
      <w:r w:rsidRPr="000A296D">
        <w:rPr>
          <w:rFonts w:ascii="Times New Roman" w:eastAsia="Calibri" w:hAnsi="Times New Roman" w:cs="Times New Roman"/>
          <w:sz w:val="24"/>
          <w:lang w:val="en-US"/>
          <w:rPrChange w:id="252" w:author="Ковалева Ольга Анатольевна" w:date="2016-06-15T17:00:00Z">
            <w:rPr>
              <w:rFonts w:ascii="Times New Roman" w:eastAsia="Calibri" w:hAnsi="Times New Roman" w:cs="Times New Roman"/>
              <w:sz w:val="24"/>
              <w:lang w:val="en-US"/>
            </w:rPr>
          </w:rPrChange>
        </w:rPr>
        <w:t xml:space="preserve">during the storm period. </w:t>
      </w:r>
      <w:r w:rsidR="007D34DC" w:rsidRPr="000A296D">
        <w:rPr>
          <w:rFonts w:ascii="Times New Roman" w:eastAsia="Calibri" w:hAnsi="Times New Roman" w:cs="Times New Roman"/>
          <w:sz w:val="24"/>
          <w:lang w:val="en-US"/>
          <w:rPrChange w:id="253" w:author="Ковалева Ольга Анатольевна" w:date="2016-06-15T17:00:00Z">
            <w:rPr>
              <w:rFonts w:ascii="Times New Roman" w:eastAsia="Calibri" w:hAnsi="Times New Roman" w:cs="Times New Roman"/>
              <w:sz w:val="24"/>
              <w:lang w:val="en-US"/>
            </w:rPr>
          </w:rPrChange>
        </w:rPr>
        <w:t>However,</w:t>
      </w:r>
      <w:r w:rsidRPr="000A296D">
        <w:rPr>
          <w:rFonts w:ascii="Times New Roman" w:eastAsia="Calibri" w:hAnsi="Times New Roman" w:cs="Times New Roman"/>
          <w:sz w:val="24"/>
          <w:lang w:val="en-US"/>
          <w:rPrChange w:id="254" w:author="Ковалева Ольга Анатольевна" w:date="2016-06-15T17:00:00Z">
            <w:rPr>
              <w:rFonts w:ascii="Times New Roman" w:eastAsia="Calibri" w:hAnsi="Times New Roman" w:cs="Times New Roman"/>
              <w:sz w:val="24"/>
              <w:lang w:val="en-US"/>
            </w:rPr>
          </w:rPrChange>
        </w:rPr>
        <w:t xml:space="preserve"> it is possible in principle to estimate the characteristics of interest by using the modelling of storm-induced bed deformation. Commonly the coastal modelling is aimed at prediction of changes in</w:t>
      </w:r>
      <w:ins w:id="255" w:author="Ковалева Ольга Анатольевна" w:date="2016-06-15T13:45:00Z">
        <w:r w:rsidR="00751AE6" w:rsidRPr="000A296D">
          <w:rPr>
            <w:rFonts w:ascii="Times New Roman" w:eastAsia="Calibri" w:hAnsi="Times New Roman" w:cs="Times New Roman"/>
            <w:sz w:val="24"/>
            <w:lang w:val="en-US"/>
            <w:rPrChange w:id="256" w:author="Ковалева Ольга Анатольевна" w:date="2016-06-15T17:00:00Z">
              <w:rPr>
                <w:rFonts w:ascii="Times New Roman" w:eastAsia="Calibri" w:hAnsi="Times New Roman" w:cs="Times New Roman"/>
                <w:sz w:val="24"/>
                <w:lang w:val="en-US"/>
              </w:rPr>
            </w:rPrChange>
          </w:rPr>
          <w:t xml:space="preserve"> a</w:t>
        </w:r>
      </w:ins>
      <w:r w:rsidRPr="000A296D">
        <w:rPr>
          <w:rFonts w:ascii="Times New Roman" w:eastAsia="Calibri" w:hAnsi="Times New Roman" w:cs="Times New Roman"/>
          <w:sz w:val="24"/>
          <w:lang w:val="en-US"/>
          <w:rPrChange w:id="257" w:author="Ковалева Ольга Анатольевна" w:date="2016-06-15T17:00:00Z">
            <w:rPr>
              <w:rFonts w:ascii="Times New Roman" w:eastAsia="Calibri" w:hAnsi="Times New Roman" w:cs="Times New Roman"/>
              <w:sz w:val="24"/>
              <w:lang w:val="en-US"/>
            </w:rPr>
          </w:rPrChange>
        </w:rPr>
        <w:t xml:space="preserve"> coastal profile for the known wave conditions. In a given </w:t>
      </w:r>
      <w:r w:rsidR="007D34DC" w:rsidRPr="000A296D">
        <w:rPr>
          <w:rFonts w:ascii="Times New Roman" w:eastAsia="Calibri" w:hAnsi="Times New Roman" w:cs="Times New Roman"/>
          <w:sz w:val="24"/>
          <w:lang w:val="en-US"/>
          <w:rPrChange w:id="258" w:author="Ковалева Ольга Анатольевна" w:date="2016-06-15T17:00:00Z">
            <w:rPr>
              <w:rFonts w:ascii="Times New Roman" w:eastAsia="Calibri" w:hAnsi="Times New Roman" w:cs="Times New Roman"/>
              <w:sz w:val="24"/>
              <w:lang w:val="en-US"/>
            </w:rPr>
          </w:rPrChange>
        </w:rPr>
        <w:t>case,</w:t>
      </w:r>
      <w:r w:rsidRPr="000A296D">
        <w:rPr>
          <w:rFonts w:ascii="Times New Roman" w:eastAsia="Calibri" w:hAnsi="Times New Roman" w:cs="Times New Roman"/>
          <w:sz w:val="24"/>
          <w:lang w:val="en-US"/>
          <w:rPrChange w:id="259" w:author="Ковалева Ольга Анатольевна" w:date="2016-06-15T17:00:00Z">
            <w:rPr>
              <w:rFonts w:ascii="Times New Roman" w:eastAsia="Calibri" w:hAnsi="Times New Roman" w:cs="Times New Roman"/>
              <w:sz w:val="24"/>
              <w:lang w:val="en-US"/>
            </w:rPr>
          </w:rPrChange>
        </w:rPr>
        <w:t xml:space="preserve"> we try to solve the alternative problem – to define the storm parameters taking into account the fixed changes </w:t>
      </w:r>
      <w:del w:id="260" w:author="Ковалева Ольга Анатольевна" w:date="2016-06-15T13:46:00Z">
        <w:r w:rsidRPr="000A296D" w:rsidDel="00751AE6">
          <w:rPr>
            <w:rFonts w:ascii="Times New Roman" w:eastAsia="Calibri" w:hAnsi="Times New Roman" w:cs="Times New Roman"/>
            <w:sz w:val="24"/>
            <w:lang w:val="en-US"/>
            <w:rPrChange w:id="261" w:author="Ковалева Ольга Анатольевна" w:date="2016-06-15T17:00:00Z">
              <w:rPr>
                <w:rFonts w:ascii="Times New Roman" w:eastAsia="Calibri" w:hAnsi="Times New Roman" w:cs="Times New Roman"/>
                <w:sz w:val="24"/>
                <w:lang w:val="en-US"/>
              </w:rPr>
            </w:rPrChange>
          </w:rPr>
          <w:delText xml:space="preserve">in </w:delText>
        </w:r>
      </w:del>
      <w:ins w:id="262" w:author="Ковалева Ольга Анатольевна" w:date="2016-06-15T13:46:00Z">
        <w:r w:rsidR="00751AE6" w:rsidRPr="000A296D">
          <w:rPr>
            <w:rFonts w:ascii="Times New Roman" w:eastAsia="Calibri" w:hAnsi="Times New Roman" w:cs="Times New Roman"/>
            <w:sz w:val="24"/>
            <w:lang w:val="en-US"/>
            <w:rPrChange w:id="263" w:author="Ковалева Ольга Анатольевна" w:date="2016-06-15T17:00:00Z">
              <w:rPr>
                <w:rFonts w:ascii="Times New Roman" w:eastAsia="Calibri" w:hAnsi="Times New Roman" w:cs="Times New Roman"/>
                <w:sz w:val="24"/>
                <w:lang w:val="en-US"/>
              </w:rPr>
            </w:rPrChange>
          </w:rPr>
          <w:t xml:space="preserve">of </w:t>
        </w:r>
      </w:ins>
      <w:r w:rsidRPr="000A296D">
        <w:rPr>
          <w:rFonts w:ascii="Times New Roman" w:eastAsia="Calibri" w:hAnsi="Times New Roman" w:cs="Times New Roman"/>
          <w:sz w:val="24"/>
          <w:lang w:val="en-US"/>
          <w:rPrChange w:id="264" w:author="Ковалева Ольга Анатольевна" w:date="2016-06-15T17:00:00Z">
            <w:rPr>
              <w:rFonts w:ascii="Times New Roman" w:eastAsia="Calibri" w:hAnsi="Times New Roman" w:cs="Times New Roman"/>
              <w:sz w:val="24"/>
              <w:lang w:val="en-US"/>
            </w:rPr>
          </w:rPrChange>
        </w:rPr>
        <w:t xml:space="preserve">a beach profile. </w:t>
      </w:r>
    </w:p>
    <w:p w:rsidR="00CF1592" w:rsidRPr="00EB599F" w:rsidRDefault="00CF1592" w:rsidP="008C15C5">
      <w:pPr>
        <w:spacing w:after="0" w:line="23" w:lineRule="atLeast"/>
        <w:ind w:firstLine="709"/>
        <w:jc w:val="both"/>
        <w:rPr>
          <w:rFonts w:ascii="Times New Roman" w:eastAsia="Calibri" w:hAnsi="Times New Roman" w:cs="Times New Roman"/>
          <w:sz w:val="24"/>
          <w:lang w:val="en-US"/>
        </w:rPr>
      </w:pPr>
      <w:r w:rsidRPr="000A296D">
        <w:rPr>
          <w:rFonts w:ascii="Times New Roman" w:eastAsia="Calibri" w:hAnsi="Times New Roman" w:cs="Times New Roman"/>
          <w:sz w:val="24"/>
          <w:lang w:val="en-US"/>
          <w:rPrChange w:id="265" w:author="Ковалева Ольга Анатольевна" w:date="2016-06-15T17:00:00Z">
            <w:rPr>
              <w:rFonts w:ascii="Times New Roman" w:eastAsia="Calibri" w:hAnsi="Times New Roman" w:cs="Times New Roman"/>
              <w:sz w:val="24"/>
              <w:lang w:val="en-US"/>
            </w:rPr>
          </w:rPrChange>
        </w:rPr>
        <w:t xml:space="preserve">Dune erosion and recession are mainly observed during the peak of storm impact when the maximal water level is reached. </w:t>
      </w:r>
      <w:r w:rsidR="007D34DC" w:rsidRPr="000A296D">
        <w:rPr>
          <w:rFonts w:ascii="Times New Roman" w:eastAsia="Calibri" w:hAnsi="Times New Roman" w:cs="Times New Roman"/>
          <w:sz w:val="24"/>
          <w:lang w:val="en-US"/>
          <w:rPrChange w:id="266" w:author="Ковалева Ольга Анатольевна" w:date="2016-06-15T17:00:00Z">
            <w:rPr>
              <w:rFonts w:ascii="Times New Roman" w:eastAsia="Calibri" w:hAnsi="Times New Roman" w:cs="Times New Roman"/>
              <w:sz w:val="24"/>
              <w:lang w:val="en-US"/>
            </w:rPr>
          </w:rPrChange>
        </w:rPr>
        <w:t>Hence,</w:t>
      </w:r>
      <w:r w:rsidRPr="000A296D">
        <w:rPr>
          <w:rFonts w:ascii="Times New Roman" w:eastAsia="Calibri" w:hAnsi="Times New Roman" w:cs="Times New Roman"/>
          <w:sz w:val="24"/>
          <w:lang w:val="en-US"/>
          <w:rPrChange w:id="267" w:author="Ковалева Ольга Анатольевна" w:date="2016-06-15T17:00:00Z">
            <w:rPr>
              <w:rFonts w:ascii="Times New Roman" w:eastAsia="Calibri" w:hAnsi="Times New Roman" w:cs="Times New Roman"/>
              <w:sz w:val="24"/>
              <w:lang w:val="en-US"/>
            </w:rPr>
          </w:rPrChange>
        </w:rPr>
        <w:t xml:space="preserve"> this phase of storm is </w:t>
      </w:r>
      <w:del w:id="268" w:author="Ковалева Ольга Анатольевна" w:date="2016-06-15T17:00:00Z">
        <w:r w:rsidRPr="000A296D" w:rsidDel="000A296D">
          <w:rPr>
            <w:rFonts w:ascii="Times New Roman" w:eastAsia="Calibri" w:hAnsi="Times New Roman" w:cs="Times New Roman"/>
            <w:sz w:val="24"/>
            <w:lang w:val="en-US"/>
            <w:rPrChange w:id="269" w:author="Ковалева Ольга Анатольевна" w:date="2016-06-15T17:00:00Z">
              <w:rPr>
                <w:rFonts w:ascii="Times New Roman" w:eastAsia="Calibri" w:hAnsi="Times New Roman" w:cs="Times New Roman"/>
                <w:sz w:val="24"/>
                <w:lang w:val="en-US"/>
              </w:rPr>
            </w:rPrChange>
          </w:rPr>
          <w:delText xml:space="preserve">of </w:delText>
        </w:r>
      </w:del>
      <w:r w:rsidRPr="000A296D">
        <w:rPr>
          <w:rFonts w:ascii="Times New Roman" w:eastAsia="Calibri" w:hAnsi="Times New Roman" w:cs="Times New Roman"/>
          <w:sz w:val="24"/>
          <w:lang w:val="en-US"/>
          <w:rPrChange w:id="270" w:author="Ковалева Ольга Анатольевна" w:date="2016-06-15T17:00:00Z">
            <w:rPr>
              <w:rFonts w:ascii="Times New Roman" w:eastAsia="Calibri" w:hAnsi="Times New Roman" w:cs="Times New Roman"/>
              <w:sz w:val="24"/>
              <w:lang w:val="en-US"/>
            </w:rPr>
          </w:rPrChange>
        </w:rPr>
        <w:t>our special interest. First of</w:t>
      </w:r>
      <w:bookmarkStart w:id="271" w:name="_GoBack"/>
      <w:bookmarkEnd w:id="271"/>
      <w:r w:rsidRPr="00EB599F">
        <w:rPr>
          <w:rFonts w:ascii="Times New Roman" w:eastAsia="Calibri" w:hAnsi="Times New Roman" w:cs="Times New Roman"/>
          <w:sz w:val="24"/>
          <w:lang w:val="en-US"/>
        </w:rPr>
        <w:t xml:space="preserve"> all, we assume that wave heights and periods during the peak of</w:t>
      </w:r>
      <w:ins w:id="272" w:author="Ковалева Ольга Анатольевна" w:date="2016-06-15T13:47:00Z">
        <w:r w:rsidR="00751AE6">
          <w:rPr>
            <w:rFonts w:ascii="Times New Roman" w:eastAsia="Calibri" w:hAnsi="Times New Roman" w:cs="Times New Roman"/>
            <w:sz w:val="24"/>
            <w:lang w:val="en-US"/>
          </w:rPr>
          <w:t xml:space="preserve"> the</w:t>
        </w:r>
      </w:ins>
      <w:r w:rsidRPr="00EB599F">
        <w:rPr>
          <w:rFonts w:ascii="Times New Roman" w:eastAsia="Calibri" w:hAnsi="Times New Roman" w:cs="Times New Roman"/>
          <w:sz w:val="24"/>
          <w:lang w:val="en-US"/>
        </w:rPr>
        <w:t xml:space="preserve"> December storm could be close to typical parameters of severe storms fixed in former times in the eastern Gulf of Finland [</w:t>
      </w:r>
      <w:r w:rsidR="002E7807" w:rsidRPr="00EB599F">
        <w:rPr>
          <w:rFonts w:ascii="Times New Roman" w:eastAsia="Calibri" w:hAnsi="Times New Roman" w:cs="Times New Roman"/>
          <w:sz w:val="24"/>
          <w:lang w:val="en-US"/>
        </w:rPr>
        <w:t>7</w:t>
      </w:r>
      <w:r w:rsidRPr="00EB599F">
        <w:rPr>
          <w:rFonts w:ascii="Times New Roman" w:eastAsia="Calibri" w:hAnsi="Times New Roman" w:cs="Times New Roman"/>
          <w:sz w:val="24"/>
          <w:lang w:val="en-US"/>
        </w:rPr>
        <w:t>]</w:t>
      </w:r>
      <w:r w:rsidR="002E7807" w:rsidRPr="00EB599F">
        <w:rPr>
          <w:rFonts w:ascii="Times New Roman" w:eastAsia="Calibri" w:hAnsi="Times New Roman" w:cs="Times New Roman"/>
          <w:sz w:val="24"/>
          <w:lang w:val="en-US"/>
        </w:rPr>
        <w:t>, [4], [5]</w:t>
      </w:r>
      <w:r w:rsidRPr="00EB599F">
        <w:rPr>
          <w:rFonts w:ascii="Times New Roman" w:eastAsia="Calibri" w:hAnsi="Times New Roman" w:cs="Times New Roman"/>
          <w:sz w:val="24"/>
          <w:lang w:val="en-US"/>
        </w:rPr>
        <w:t xml:space="preserve">. With this </w:t>
      </w:r>
      <w:r w:rsidR="007D34DC" w:rsidRPr="00EB599F">
        <w:rPr>
          <w:rFonts w:ascii="Times New Roman" w:eastAsia="Calibri" w:hAnsi="Times New Roman" w:cs="Times New Roman"/>
          <w:sz w:val="24"/>
          <w:lang w:val="en-US"/>
        </w:rPr>
        <w:t>assumption,</w:t>
      </w:r>
      <w:r w:rsidRPr="00EB599F">
        <w:rPr>
          <w:rFonts w:ascii="Times New Roman" w:eastAsia="Calibri" w:hAnsi="Times New Roman" w:cs="Times New Roman"/>
          <w:sz w:val="24"/>
          <w:lang w:val="en-US"/>
        </w:rPr>
        <w:t xml:space="preserve"> the problem is simplified. Now the modelling of bed profile changes is only required for various heights of storm surge </w:t>
      </w:r>
      <w:r w:rsidRPr="00EB599F">
        <w:rPr>
          <w:rFonts w:ascii="Times New Roman" w:eastAsia="Calibri" w:hAnsi="Times New Roman" w:cs="Times New Roman"/>
          <w:i/>
          <w:sz w:val="24"/>
        </w:rPr>
        <w:t>η</w:t>
      </w:r>
      <w:r w:rsidRPr="00EB599F">
        <w:rPr>
          <w:rFonts w:ascii="Times New Roman" w:eastAsia="Calibri" w:hAnsi="Times New Roman" w:cs="Times New Roman"/>
          <w:sz w:val="24"/>
          <w:lang w:val="en-US"/>
        </w:rPr>
        <w:t xml:space="preserve"> and different durations </w:t>
      </w:r>
      <w:r w:rsidRPr="00EB599F">
        <w:rPr>
          <w:rFonts w:ascii="Times New Roman" w:eastAsia="Calibri" w:hAnsi="Times New Roman" w:cs="Times New Roman"/>
          <w:i/>
          <w:sz w:val="24"/>
          <w:lang w:val="en-US"/>
        </w:rPr>
        <w:t>t</w:t>
      </w:r>
      <w:r w:rsidRPr="00EB599F">
        <w:rPr>
          <w:rFonts w:ascii="Times New Roman" w:eastAsia="Calibri" w:hAnsi="Times New Roman" w:cs="Times New Roman"/>
          <w:i/>
          <w:sz w:val="24"/>
          <w:vertAlign w:val="subscript"/>
          <w:lang w:val="en-US"/>
        </w:rPr>
        <w:t>m</w:t>
      </w:r>
      <w:r w:rsidRPr="00EB599F">
        <w:rPr>
          <w:rFonts w:ascii="Times New Roman" w:eastAsia="Calibri" w:hAnsi="Times New Roman" w:cs="Times New Roman"/>
          <w:sz w:val="24"/>
          <w:lang w:val="en-US"/>
        </w:rPr>
        <w:t xml:space="preserve"> of the storm maximum. The required values of </w:t>
      </w:r>
      <w:r w:rsidRPr="00EB599F">
        <w:rPr>
          <w:rFonts w:ascii="Times New Roman" w:eastAsia="Calibri" w:hAnsi="Times New Roman" w:cs="Times New Roman"/>
          <w:i/>
          <w:sz w:val="24"/>
        </w:rPr>
        <w:t>η</w:t>
      </w:r>
      <w:r w:rsidRPr="00EB599F">
        <w:rPr>
          <w:rFonts w:ascii="Times New Roman" w:eastAsia="Calibri" w:hAnsi="Times New Roman" w:cs="Times New Roman"/>
          <w:sz w:val="24"/>
          <w:lang w:val="en-US"/>
        </w:rPr>
        <w:t xml:space="preserve"> and </w:t>
      </w:r>
      <w:r w:rsidRPr="00EB599F">
        <w:rPr>
          <w:rFonts w:ascii="Times New Roman" w:eastAsia="Calibri" w:hAnsi="Times New Roman" w:cs="Times New Roman"/>
          <w:i/>
          <w:sz w:val="24"/>
          <w:lang w:val="en-US"/>
        </w:rPr>
        <w:t>t</w:t>
      </w:r>
      <w:r w:rsidRPr="00EB599F">
        <w:rPr>
          <w:rFonts w:ascii="Times New Roman" w:eastAsia="Calibri" w:hAnsi="Times New Roman" w:cs="Times New Roman"/>
          <w:i/>
          <w:sz w:val="24"/>
          <w:vertAlign w:val="subscript"/>
          <w:lang w:val="en-US"/>
        </w:rPr>
        <w:t>m</w:t>
      </w:r>
      <w:r w:rsidRPr="00EB599F">
        <w:rPr>
          <w:rFonts w:ascii="Times New Roman" w:eastAsia="Calibri" w:hAnsi="Times New Roman" w:cs="Times New Roman"/>
          <w:sz w:val="24"/>
          <w:lang w:val="en-US"/>
        </w:rPr>
        <w:t xml:space="preserve"> would correspond to condition of the closest coincidence of computed and observed displacements of the dune profile.</w:t>
      </w:r>
    </w:p>
    <w:p w:rsidR="00CF1592" w:rsidRPr="00EB599F" w:rsidRDefault="00CF1592" w:rsidP="008C15C5">
      <w:pPr>
        <w:spacing w:after="0" w:line="23" w:lineRule="atLeast"/>
        <w:ind w:firstLine="709"/>
        <w:jc w:val="both"/>
        <w:rPr>
          <w:rFonts w:ascii="Times New Roman" w:eastAsia="Calibri" w:hAnsi="Times New Roman" w:cs="Times New Roman"/>
          <w:sz w:val="24"/>
          <w:lang w:val="en-US"/>
        </w:rPr>
      </w:pPr>
      <w:r w:rsidRPr="00EB599F">
        <w:rPr>
          <w:rFonts w:ascii="Times New Roman" w:eastAsia="Calibri" w:hAnsi="Times New Roman" w:cs="Times New Roman"/>
          <w:sz w:val="24"/>
          <w:lang w:val="en-US"/>
        </w:rPr>
        <w:t>Calculations take into account that due to turn of</w:t>
      </w:r>
      <w:ins w:id="273" w:author="Ковалева Ольга Анатольевна" w:date="2016-06-15T13:48:00Z">
        <w:r w:rsidR="00751AE6">
          <w:rPr>
            <w:rFonts w:ascii="Times New Roman" w:eastAsia="Calibri" w:hAnsi="Times New Roman" w:cs="Times New Roman"/>
            <w:sz w:val="24"/>
            <w:lang w:val="en-US"/>
          </w:rPr>
          <w:t xml:space="preserve"> a</w:t>
        </w:r>
      </w:ins>
      <w:r w:rsidRPr="00EB599F">
        <w:rPr>
          <w:rFonts w:ascii="Times New Roman" w:eastAsia="Calibri" w:hAnsi="Times New Roman" w:cs="Times New Roman"/>
          <w:sz w:val="24"/>
          <w:lang w:val="en-US"/>
        </w:rPr>
        <w:t xml:space="preserve"> coastline contour the waves come to </w:t>
      </w:r>
      <w:del w:id="274" w:author="Ковалева Ольга Анатольевна" w:date="2016-06-15T13:48:00Z">
        <w:r w:rsidRPr="00EB599F" w:rsidDel="00751AE6">
          <w:rPr>
            <w:rFonts w:ascii="Times New Roman" w:eastAsia="Calibri" w:hAnsi="Times New Roman" w:cs="Times New Roman"/>
            <w:sz w:val="24"/>
            <w:lang w:val="en-US"/>
          </w:rPr>
          <w:delText xml:space="preserve">the </w:delText>
        </w:r>
      </w:del>
      <w:r w:rsidRPr="00EB599F">
        <w:rPr>
          <w:rFonts w:ascii="Times New Roman" w:eastAsia="Calibri" w:hAnsi="Times New Roman" w:cs="Times New Roman"/>
          <w:sz w:val="24"/>
          <w:lang w:val="en-US"/>
        </w:rPr>
        <w:t xml:space="preserve">Serovo </w:t>
      </w:r>
      <w:r w:rsidR="007D34DC" w:rsidRPr="00EB599F">
        <w:rPr>
          <w:rFonts w:ascii="Times New Roman" w:eastAsia="Calibri" w:hAnsi="Times New Roman" w:cs="Times New Roman"/>
          <w:sz w:val="24"/>
          <w:lang w:val="en-US"/>
        </w:rPr>
        <w:t xml:space="preserve">village </w:t>
      </w:r>
      <w:r w:rsidRPr="00EB599F">
        <w:rPr>
          <w:rFonts w:ascii="Times New Roman" w:eastAsia="Calibri" w:hAnsi="Times New Roman" w:cs="Times New Roman"/>
          <w:sz w:val="24"/>
          <w:lang w:val="en-US"/>
        </w:rPr>
        <w:t xml:space="preserve">with a greater angle relatively to the shore normal than to </w:t>
      </w:r>
      <w:r w:rsidR="007D34DC" w:rsidRPr="00EB599F">
        <w:rPr>
          <w:rFonts w:ascii="Times New Roman" w:eastAsia="Calibri" w:hAnsi="Times New Roman" w:cs="Times New Roman"/>
          <w:sz w:val="24"/>
          <w:lang w:val="en-US"/>
        </w:rPr>
        <w:t>villages</w:t>
      </w:r>
      <w:r w:rsidRPr="00EB599F">
        <w:rPr>
          <w:rFonts w:ascii="Times New Roman" w:eastAsia="Calibri" w:hAnsi="Times New Roman" w:cs="Times New Roman"/>
          <w:sz w:val="24"/>
          <w:lang w:val="en-US"/>
        </w:rPr>
        <w:t xml:space="preserve"> Komarovo and Repino. Comparison of modelling results with observed data is shown </w:t>
      </w:r>
      <w:r w:rsidR="00A24CC4" w:rsidRPr="00EB599F">
        <w:rPr>
          <w:rFonts w:ascii="Times New Roman" w:eastAsia="Calibri" w:hAnsi="Times New Roman" w:cs="Times New Roman"/>
          <w:sz w:val="24"/>
          <w:lang w:val="en-US"/>
        </w:rPr>
        <w:t>at</w:t>
      </w:r>
      <w:r w:rsidRPr="00EB599F">
        <w:rPr>
          <w:rFonts w:ascii="Times New Roman" w:eastAsia="Calibri" w:hAnsi="Times New Roman" w:cs="Times New Roman"/>
          <w:sz w:val="24"/>
          <w:lang w:val="en-US"/>
        </w:rPr>
        <w:t xml:space="preserve"> Fig. </w:t>
      </w:r>
      <w:r w:rsidR="000D017D" w:rsidRPr="00EB599F">
        <w:rPr>
          <w:rFonts w:ascii="Times New Roman" w:eastAsia="Calibri" w:hAnsi="Times New Roman" w:cs="Times New Roman"/>
          <w:sz w:val="24"/>
          <w:lang w:val="en-US"/>
        </w:rPr>
        <w:t>4</w:t>
      </w:r>
      <w:r w:rsidRPr="00EB599F">
        <w:rPr>
          <w:rFonts w:ascii="Times New Roman" w:eastAsia="Calibri" w:hAnsi="Times New Roman" w:cs="Times New Roman"/>
          <w:sz w:val="24"/>
          <w:lang w:val="en-US"/>
        </w:rPr>
        <w:t xml:space="preserve">. Despite some deviations in the lower part of </w:t>
      </w:r>
      <w:ins w:id="275" w:author="Ковалева Ольга Анатольевна" w:date="2016-06-15T13:48:00Z">
        <w:r w:rsidR="00751AE6">
          <w:rPr>
            <w:rFonts w:ascii="Times New Roman" w:eastAsia="Calibri" w:hAnsi="Times New Roman" w:cs="Times New Roman"/>
            <w:sz w:val="24"/>
            <w:lang w:val="en-US"/>
          </w:rPr>
          <w:t xml:space="preserve">a </w:t>
        </w:r>
      </w:ins>
      <w:r w:rsidRPr="00EB599F">
        <w:rPr>
          <w:rFonts w:ascii="Times New Roman" w:eastAsia="Calibri" w:hAnsi="Times New Roman" w:cs="Times New Roman"/>
          <w:sz w:val="24"/>
          <w:lang w:val="en-US"/>
        </w:rPr>
        <w:t>beach, calculations reproduce recession of</w:t>
      </w:r>
      <w:ins w:id="276" w:author="Ковалева Ольга Анатольевна" w:date="2016-06-15T13:48:00Z">
        <w:r w:rsidR="00751AE6">
          <w:rPr>
            <w:rFonts w:ascii="Times New Roman" w:eastAsia="Calibri" w:hAnsi="Times New Roman" w:cs="Times New Roman"/>
            <w:sz w:val="24"/>
            <w:lang w:val="en-US"/>
          </w:rPr>
          <w:t xml:space="preserve"> a</w:t>
        </w:r>
      </w:ins>
      <w:r w:rsidRPr="00EB599F">
        <w:rPr>
          <w:rFonts w:ascii="Times New Roman" w:eastAsia="Calibri" w:hAnsi="Times New Roman" w:cs="Times New Roman"/>
          <w:sz w:val="24"/>
          <w:lang w:val="en-US"/>
        </w:rPr>
        <w:t xml:space="preserve"> </w:t>
      </w:r>
      <w:r w:rsidR="007D34DC" w:rsidRPr="00EB599F">
        <w:rPr>
          <w:rFonts w:ascii="Times New Roman" w:eastAsia="Calibri" w:hAnsi="Times New Roman" w:cs="Times New Roman"/>
          <w:sz w:val="24"/>
          <w:lang w:val="en-US"/>
        </w:rPr>
        <w:t>fore</w:t>
      </w:r>
      <w:r w:rsidRPr="00EB599F">
        <w:rPr>
          <w:rFonts w:ascii="Times New Roman" w:eastAsia="Calibri" w:hAnsi="Times New Roman" w:cs="Times New Roman"/>
          <w:sz w:val="24"/>
          <w:lang w:val="en-US"/>
        </w:rPr>
        <w:t xml:space="preserve">dune satisfactorily. Thus based on the </w:t>
      </w:r>
      <w:ins w:id="277" w:author="Ковалева Ольга Анатольевна" w:date="2016-06-15T13:49:00Z">
        <w:r w:rsidR="00751AE6" w:rsidRPr="00EB599F">
          <w:rPr>
            <w:rFonts w:ascii="Times New Roman" w:eastAsia="Calibri" w:hAnsi="Times New Roman" w:cs="Times New Roman"/>
            <w:sz w:val="24"/>
            <w:lang w:val="en-US"/>
          </w:rPr>
          <w:t xml:space="preserve">obtained </w:t>
        </w:r>
      </w:ins>
      <w:r w:rsidRPr="00EB599F">
        <w:rPr>
          <w:rFonts w:ascii="Times New Roman" w:eastAsia="Calibri" w:hAnsi="Times New Roman" w:cs="Times New Roman"/>
          <w:sz w:val="24"/>
          <w:lang w:val="en-US"/>
        </w:rPr>
        <w:t>results</w:t>
      </w:r>
      <w:del w:id="278" w:author="Ковалева Ольга Анатольевна" w:date="2016-06-15T13:49:00Z">
        <w:r w:rsidRPr="00EB599F" w:rsidDel="00751AE6">
          <w:rPr>
            <w:rFonts w:ascii="Times New Roman" w:eastAsia="Calibri" w:hAnsi="Times New Roman" w:cs="Times New Roman"/>
            <w:sz w:val="24"/>
            <w:lang w:val="en-US"/>
          </w:rPr>
          <w:delText xml:space="preserve"> obtained</w:delText>
        </w:r>
      </w:del>
      <w:r w:rsidRPr="00EB599F">
        <w:rPr>
          <w:rFonts w:ascii="Times New Roman" w:eastAsia="Calibri" w:hAnsi="Times New Roman" w:cs="Times New Roman"/>
          <w:sz w:val="24"/>
          <w:lang w:val="en-US"/>
        </w:rPr>
        <w:t>, one can characterize the storm peak in December 2015 by approximate figures given in the Table 1. Wave parameters (significant heights and spectral peak periods) refer to</w:t>
      </w:r>
      <w:ins w:id="279" w:author="Ковалева Ольга Анатольевна" w:date="2016-06-15T13:49:00Z">
        <w:r w:rsidR="00751AE6">
          <w:rPr>
            <w:rFonts w:ascii="Times New Roman" w:eastAsia="Calibri" w:hAnsi="Times New Roman" w:cs="Times New Roman"/>
            <w:sz w:val="24"/>
            <w:lang w:val="en-US"/>
          </w:rPr>
          <w:t xml:space="preserve"> the</w:t>
        </w:r>
      </w:ins>
      <w:r w:rsidRPr="00EB599F">
        <w:rPr>
          <w:rFonts w:ascii="Times New Roman" w:eastAsia="Calibri" w:hAnsi="Times New Roman" w:cs="Times New Roman"/>
          <w:sz w:val="24"/>
          <w:lang w:val="en-US"/>
        </w:rPr>
        <w:t xml:space="preserve"> </w:t>
      </w:r>
      <w:r w:rsidR="00B22DE5" w:rsidRPr="00EB599F">
        <w:rPr>
          <w:rFonts w:ascii="Times New Roman" w:eastAsia="Calibri" w:hAnsi="Times New Roman" w:cs="Times New Roman"/>
          <w:sz w:val="24"/>
          <w:lang w:val="en-US"/>
        </w:rPr>
        <w:t>open part of the Gulf of Finland</w:t>
      </w:r>
      <w:r w:rsidR="00F96F05" w:rsidRPr="00EB599F">
        <w:rPr>
          <w:rFonts w:ascii="Times New Roman" w:eastAsia="Calibri" w:hAnsi="Times New Roman" w:cs="Times New Roman"/>
          <w:sz w:val="24"/>
          <w:lang w:val="en-US"/>
        </w:rPr>
        <w:t>.</w:t>
      </w:r>
    </w:p>
    <w:p w:rsidR="00F96F05" w:rsidRPr="00EB599F" w:rsidRDefault="00F96F05" w:rsidP="008C15C5">
      <w:pPr>
        <w:spacing w:after="0" w:line="23" w:lineRule="atLeast"/>
        <w:jc w:val="center"/>
        <w:rPr>
          <w:rFonts w:ascii="Times New Roman" w:eastAsia="Calibri" w:hAnsi="Times New Roman" w:cs="Times New Roman"/>
          <w:sz w:val="24"/>
          <w:lang w:val="en-US"/>
        </w:rPr>
      </w:pPr>
      <w:r w:rsidRPr="00EB599F">
        <w:rPr>
          <w:rFonts w:ascii="Times New Roman" w:eastAsia="Calibri" w:hAnsi="Times New Roman" w:cs="Times New Roman"/>
          <w:noProof/>
          <w:sz w:val="24"/>
          <w:lang w:eastAsia="ru-RU"/>
        </w:rPr>
        <w:drawing>
          <wp:inline distT="0" distB="0" distL="0" distR="0">
            <wp:extent cx="5940425" cy="3673475"/>
            <wp:effectExtent l="0" t="0" r="3175"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 Профили.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0425" cy="3673475"/>
                    </a:xfrm>
                    <a:prstGeom prst="rect">
                      <a:avLst/>
                    </a:prstGeom>
                  </pic:spPr>
                </pic:pic>
              </a:graphicData>
            </a:graphic>
          </wp:inline>
        </w:drawing>
      </w:r>
    </w:p>
    <w:p w:rsidR="00B134BC" w:rsidRPr="00EB599F" w:rsidRDefault="00B134BC" w:rsidP="008C15C5">
      <w:pPr>
        <w:spacing w:after="0" w:line="23" w:lineRule="atLeast"/>
        <w:ind w:firstLine="540"/>
        <w:jc w:val="center"/>
        <w:rPr>
          <w:rFonts w:ascii="Times New Roman" w:eastAsia="Times New Roman" w:hAnsi="Times New Roman"/>
          <w:i/>
          <w:sz w:val="24"/>
          <w:szCs w:val="24"/>
          <w:lang w:val="en-US" w:eastAsia="ru-RU"/>
        </w:rPr>
      </w:pPr>
      <w:r w:rsidRPr="00EB599F">
        <w:rPr>
          <w:rFonts w:ascii="Times New Roman" w:eastAsia="Times New Roman" w:hAnsi="Times New Roman"/>
          <w:i/>
          <w:sz w:val="24"/>
          <w:szCs w:val="24"/>
          <w:lang w:val="en-US" w:eastAsia="ru-RU"/>
        </w:rPr>
        <w:t xml:space="preserve">Fig. </w:t>
      </w:r>
      <w:r w:rsidR="000D017D" w:rsidRPr="00EB599F">
        <w:rPr>
          <w:rFonts w:ascii="Times New Roman" w:eastAsia="Times New Roman" w:hAnsi="Times New Roman"/>
          <w:i/>
          <w:sz w:val="24"/>
          <w:szCs w:val="24"/>
          <w:lang w:val="en-US" w:eastAsia="ru-RU"/>
        </w:rPr>
        <w:t>4</w:t>
      </w:r>
      <w:r w:rsidRPr="00EB599F">
        <w:rPr>
          <w:rFonts w:ascii="Times New Roman" w:eastAsia="Times New Roman" w:hAnsi="Times New Roman"/>
          <w:i/>
          <w:sz w:val="24"/>
          <w:szCs w:val="24"/>
          <w:lang w:val="en-US" w:eastAsia="ru-RU"/>
        </w:rPr>
        <w:t xml:space="preserve">. Comparison of observed and computed changes </w:t>
      </w:r>
      <w:del w:id="280" w:author="Ковалева Ольга Анатольевна" w:date="2016-06-15T13:49:00Z">
        <w:r w:rsidRPr="00EB599F" w:rsidDel="00751AE6">
          <w:rPr>
            <w:rFonts w:ascii="Times New Roman" w:eastAsia="Times New Roman" w:hAnsi="Times New Roman"/>
            <w:i/>
            <w:sz w:val="24"/>
            <w:szCs w:val="24"/>
            <w:lang w:val="en-US" w:eastAsia="ru-RU"/>
          </w:rPr>
          <w:delText xml:space="preserve">in </w:delText>
        </w:r>
      </w:del>
      <w:ins w:id="281" w:author="Ковалева Ольга Анатольевна" w:date="2016-06-15T13:49:00Z">
        <w:r w:rsidR="00751AE6">
          <w:rPr>
            <w:rFonts w:ascii="Times New Roman" w:eastAsia="Times New Roman" w:hAnsi="Times New Roman"/>
            <w:i/>
            <w:sz w:val="24"/>
            <w:szCs w:val="24"/>
            <w:lang w:val="en-US" w:eastAsia="ru-RU"/>
          </w:rPr>
          <w:t>of</w:t>
        </w:r>
        <w:r w:rsidR="00751AE6" w:rsidRPr="00EB599F">
          <w:rPr>
            <w:rFonts w:ascii="Times New Roman" w:eastAsia="Times New Roman" w:hAnsi="Times New Roman"/>
            <w:i/>
            <w:sz w:val="24"/>
            <w:szCs w:val="24"/>
            <w:lang w:val="en-US" w:eastAsia="ru-RU"/>
          </w:rPr>
          <w:t xml:space="preserve"> </w:t>
        </w:r>
      </w:ins>
      <w:r w:rsidRPr="00EB599F">
        <w:rPr>
          <w:rFonts w:ascii="Times New Roman" w:eastAsia="Times New Roman" w:hAnsi="Times New Roman"/>
          <w:i/>
          <w:sz w:val="24"/>
          <w:szCs w:val="24"/>
          <w:lang w:val="en-US" w:eastAsia="ru-RU"/>
        </w:rPr>
        <w:t>beach profiles of Komarovo, Repino and Serovo due to</w:t>
      </w:r>
      <w:ins w:id="282" w:author="Ковалева Ольга Анатольевна" w:date="2016-06-15T13:49:00Z">
        <w:r w:rsidR="00751AE6">
          <w:rPr>
            <w:rFonts w:ascii="Times New Roman" w:eastAsia="Times New Roman" w:hAnsi="Times New Roman"/>
            <w:i/>
            <w:sz w:val="24"/>
            <w:szCs w:val="24"/>
            <w:lang w:val="en-US" w:eastAsia="ru-RU"/>
          </w:rPr>
          <w:t xml:space="preserve"> the</w:t>
        </w:r>
      </w:ins>
      <w:r w:rsidRPr="00EB599F">
        <w:rPr>
          <w:rFonts w:ascii="Times New Roman" w:eastAsia="Times New Roman" w:hAnsi="Times New Roman"/>
          <w:i/>
          <w:sz w:val="24"/>
          <w:szCs w:val="24"/>
          <w:lang w:val="en-US" w:eastAsia="ru-RU"/>
        </w:rPr>
        <w:t xml:space="preserve"> storm in December 2015 </w:t>
      </w:r>
    </w:p>
    <w:p w:rsidR="00CF1592" w:rsidRPr="00EB599F" w:rsidRDefault="00CF1592" w:rsidP="008C15C5">
      <w:pPr>
        <w:spacing w:after="0" w:line="23" w:lineRule="atLeast"/>
        <w:ind w:firstLine="709"/>
        <w:jc w:val="both"/>
        <w:rPr>
          <w:rFonts w:ascii="Times New Roman" w:eastAsia="Calibri" w:hAnsi="Times New Roman" w:cs="Times New Roman"/>
          <w:sz w:val="24"/>
          <w:lang w:val="en-US"/>
        </w:rPr>
      </w:pPr>
    </w:p>
    <w:p w:rsidR="009F6397" w:rsidRPr="00EB599F" w:rsidRDefault="00CF1592" w:rsidP="008C15C5">
      <w:pPr>
        <w:spacing w:after="0" w:line="23" w:lineRule="atLeast"/>
        <w:ind w:firstLine="709"/>
        <w:jc w:val="both"/>
        <w:rPr>
          <w:rFonts w:ascii="Times New Roman" w:eastAsia="Calibri" w:hAnsi="Times New Roman" w:cs="Times New Roman"/>
          <w:sz w:val="24"/>
          <w:lang w:val="en-US"/>
        </w:rPr>
      </w:pPr>
      <w:r w:rsidRPr="00EB599F">
        <w:rPr>
          <w:rFonts w:ascii="Times New Roman" w:eastAsia="Calibri" w:hAnsi="Times New Roman" w:cs="Times New Roman"/>
          <w:sz w:val="24"/>
          <w:lang w:val="en-US"/>
        </w:rPr>
        <w:t>It is well known, that the height of storm surges in the Gulf of Finland increases toward</w:t>
      </w:r>
      <w:r w:rsidR="006701F0" w:rsidRPr="00EB599F">
        <w:rPr>
          <w:rFonts w:ascii="Times New Roman" w:eastAsia="Calibri" w:hAnsi="Times New Roman" w:cs="Times New Roman"/>
          <w:sz w:val="24"/>
          <w:lang w:val="en-US"/>
        </w:rPr>
        <w:t>s</w:t>
      </w:r>
      <w:r w:rsidRPr="00EB599F">
        <w:rPr>
          <w:rFonts w:ascii="Times New Roman" w:eastAsia="Calibri" w:hAnsi="Times New Roman" w:cs="Times New Roman"/>
          <w:sz w:val="24"/>
          <w:lang w:val="en-US"/>
        </w:rPr>
        <w:t xml:space="preserve"> </w:t>
      </w:r>
      <w:ins w:id="283" w:author="Ковалева Ольга Анатольевна" w:date="2016-06-15T13:50:00Z">
        <w:r w:rsidR="00751AE6">
          <w:rPr>
            <w:rFonts w:ascii="Times New Roman" w:eastAsia="Calibri" w:hAnsi="Times New Roman" w:cs="Times New Roman"/>
            <w:sz w:val="24"/>
            <w:lang w:val="en-US"/>
          </w:rPr>
          <w:t xml:space="preserve">the </w:t>
        </w:r>
      </w:ins>
      <w:r w:rsidR="006701F0" w:rsidRPr="00EB599F">
        <w:rPr>
          <w:rFonts w:ascii="Times New Roman" w:eastAsia="Calibri" w:hAnsi="Times New Roman" w:cs="Times New Roman"/>
          <w:sz w:val="24"/>
          <w:lang w:val="en-US"/>
        </w:rPr>
        <w:t>Neva Bay</w:t>
      </w:r>
      <w:r w:rsidRPr="00EB599F">
        <w:rPr>
          <w:rFonts w:ascii="Times New Roman" w:eastAsia="Calibri" w:hAnsi="Times New Roman" w:cs="Times New Roman"/>
          <w:sz w:val="24"/>
          <w:lang w:val="en-US"/>
        </w:rPr>
        <w:t xml:space="preserve">. </w:t>
      </w:r>
      <w:r w:rsidR="007D34DC" w:rsidRPr="00EB599F">
        <w:rPr>
          <w:rFonts w:ascii="Times New Roman" w:eastAsia="Calibri" w:hAnsi="Times New Roman" w:cs="Times New Roman"/>
          <w:sz w:val="24"/>
          <w:lang w:val="en-US"/>
        </w:rPr>
        <w:t>Hence,</w:t>
      </w:r>
      <w:r w:rsidRPr="00EB599F">
        <w:rPr>
          <w:rFonts w:ascii="Times New Roman" w:eastAsia="Calibri" w:hAnsi="Times New Roman" w:cs="Times New Roman"/>
          <w:sz w:val="24"/>
          <w:lang w:val="en-US"/>
        </w:rPr>
        <w:t xml:space="preserve"> the maximal water level in Komarovo and Repino should be higher than in site Serovo. This trend is also seen from the Table 2.</w:t>
      </w:r>
    </w:p>
    <w:p w:rsidR="009F6397" w:rsidRPr="00EB599F" w:rsidRDefault="009F6397" w:rsidP="008C15C5">
      <w:pPr>
        <w:spacing w:after="0" w:line="23" w:lineRule="atLeast"/>
        <w:jc w:val="center"/>
        <w:rPr>
          <w:rFonts w:ascii="Times New Roman" w:eastAsia="Calibri" w:hAnsi="Times New Roman" w:cs="Times New Roman"/>
          <w:sz w:val="24"/>
          <w:lang w:val="en-US"/>
        </w:rPr>
      </w:pPr>
    </w:p>
    <w:p w:rsidR="009F6397" w:rsidRPr="00EB599F" w:rsidRDefault="009F6397" w:rsidP="008C15C5">
      <w:pPr>
        <w:spacing w:after="0" w:line="23" w:lineRule="atLeast"/>
        <w:jc w:val="center"/>
        <w:rPr>
          <w:rFonts w:ascii="Times New Roman" w:eastAsia="Calibri" w:hAnsi="Times New Roman" w:cs="Times New Roman"/>
          <w:sz w:val="24"/>
          <w:lang w:val="en-US"/>
        </w:rPr>
      </w:pPr>
      <w:r w:rsidRPr="00EB599F">
        <w:rPr>
          <w:rFonts w:ascii="Times New Roman" w:eastAsia="Calibri" w:hAnsi="Times New Roman" w:cs="Times New Roman"/>
          <w:sz w:val="24"/>
          <w:lang w:val="en-US"/>
        </w:rPr>
        <w:t>Table 2. Probable parameters of the storm peak in December 2015 in the Eastern Gulf of Finland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1123"/>
        <w:gridCol w:w="1043"/>
        <w:gridCol w:w="1309"/>
        <w:gridCol w:w="1130"/>
      </w:tblGrid>
      <w:tr w:rsidR="009F6397" w:rsidRPr="00EB599F" w:rsidTr="00946A1E">
        <w:trPr>
          <w:jc w:val="center"/>
        </w:trPr>
        <w:tc>
          <w:tcPr>
            <w:tcW w:w="0" w:type="auto"/>
            <w:shd w:val="clear" w:color="auto" w:fill="auto"/>
          </w:tcPr>
          <w:p w:rsidR="009F6397" w:rsidRPr="00EB599F" w:rsidRDefault="009F6397" w:rsidP="008C15C5">
            <w:pPr>
              <w:spacing w:after="0" w:line="23" w:lineRule="atLeast"/>
              <w:jc w:val="center"/>
              <w:rPr>
                <w:rFonts w:ascii="Times New Roman" w:eastAsia="Times New Roman" w:hAnsi="Times New Roman" w:cs="Times New Roman"/>
                <w:sz w:val="24"/>
                <w:szCs w:val="24"/>
                <w:lang w:val="en-US" w:eastAsia="ru-RU"/>
              </w:rPr>
            </w:pPr>
            <w:r w:rsidRPr="00EB599F">
              <w:rPr>
                <w:rFonts w:ascii="Times New Roman" w:eastAsia="Times New Roman" w:hAnsi="Times New Roman" w:cs="Times New Roman"/>
                <w:sz w:val="24"/>
                <w:szCs w:val="24"/>
                <w:lang w:val="en-US" w:eastAsia="ru-RU"/>
              </w:rPr>
              <w:t>Coastal</w:t>
            </w:r>
          </w:p>
          <w:p w:rsidR="009F6397" w:rsidRPr="00EB599F" w:rsidRDefault="009F6397" w:rsidP="008C15C5">
            <w:pPr>
              <w:spacing w:after="0" w:line="23" w:lineRule="atLeast"/>
              <w:jc w:val="center"/>
              <w:rPr>
                <w:rFonts w:ascii="Times New Roman" w:eastAsia="Times New Roman" w:hAnsi="Times New Roman" w:cs="Times New Roman"/>
                <w:sz w:val="24"/>
                <w:szCs w:val="24"/>
                <w:lang w:val="en-US" w:eastAsia="ru-RU"/>
              </w:rPr>
            </w:pPr>
            <w:r w:rsidRPr="00EB599F">
              <w:rPr>
                <w:rFonts w:ascii="Times New Roman" w:eastAsia="Times New Roman" w:hAnsi="Times New Roman" w:cs="Times New Roman"/>
                <w:sz w:val="24"/>
                <w:szCs w:val="24"/>
                <w:lang w:val="en-US" w:eastAsia="ru-RU"/>
              </w:rPr>
              <w:t>region</w:t>
            </w:r>
          </w:p>
        </w:tc>
        <w:tc>
          <w:tcPr>
            <w:tcW w:w="0" w:type="auto"/>
            <w:shd w:val="clear" w:color="auto" w:fill="auto"/>
          </w:tcPr>
          <w:p w:rsidR="009F6397" w:rsidRPr="00EB599F" w:rsidRDefault="009F6397" w:rsidP="008C15C5">
            <w:pPr>
              <w:spacing w:after="0" w:line="23" w:lineRule="atLeast"/>
              <w:jc w:val="center"/>
              <w:rPr>
                <w:rFonts w:ascii="Times New Roman" w:eastAsia="Times New Roman" w:hAnsi="Times New Roman" w:cs="Times New Roman"/>
                <w:sz w:val="24"/>
                <w:szCs w:val="24"/>
                <w:lang w:val="en-US" w:eastAsia="ru-RU"/>
              </w:rPr>
            </w:pPr>
            <w:r w:rsidRPr="00EB599F">
              <w:rPr>
                <w:rFonts w:ascii="Times New Roman" w:eastAsia="Times New Roman" w:hAnsi="Times New Roman" w:cs="Times New Roman"/>
                <w:sz w:val="24"/>
                <w:szCs w:val="24"/>
                <w:lang w:val="en-US" w:eastAsia="ru-RU"/>
              </w:rPr>
              <w:t>Wave</w:t>
            </w:r>
          </w:p>
          <w:p w:rsidR="009F6397" w:rsidRPr="00EB599F" w:rsidRDefault="009F6397" w:rsidP="008C15C5">
            <w:pPr>
              <w:spacing w:after="0" w:line="23" w:lineRule="atLeast"/>
              <w:jc w:val="center"/>
              <w:rPr>
                <w:rFonts w:ascii="Times New Roman" w:eastAsia="Times New Roman" w:hAnsi="Times New Roman" w:cs="Times New Roman"/>
                <w:sz w:val="24"/>
                <w:szCs w:val="24"/>
                <w:lang w:val="en-US" w:eastAsia="ru-RU"/>
              </w:rPr>
            </w:pPr>
            <w:r w:rsidRPr="00EB599F">
              <w:rPr>
                <w:rFonts w:ascii="Times New Roman" w:eastAsia="Times New Roman" w:hAnsi="Times New Roman" w:cs="Times New Roman"/>
                <w:sz w:val="24"/>
                <w:szCs w:val="24"/>
                <w:lang w:val="en-US" w:eastAsia="ru-RU"/>
              </w:rPr>
              <w:t>height, m</w:t>
            </w:r>
          </w:p>
        </w:tc>
        <w:tc>
          <w:tcPr>
            <w:tcW w:w="0" w:type="auto"/>
            <w:shd w:val="clear" w:color="auto" w:fill="auto"/>
          </w:tcPr>
          <w:p w:rsidR="009F6397" w:rsidRPr="00EB599F" w:rsidRDefault="009F6397" w:rsidP="008C15C5">
            <w:pPr>
              <w:spacing w:after="0" w:line="23" w:lineRule="atLeast"/>
              <w:jc w:val="center"/>
              <w:rPr>
                <w:rFonts w:ascii="Times New Roman" w:eastAsia="Times New Roman" w:hAnsi="Times New Roman" w:cs="Times New Roman"/>
                <w:sz w:val="24"/>
                <w:szCs w:val="24"/>
                <w:lang w:val="en-US" w:eastAsia="ru-RU"/>
              </w:rPr>
            </w:pPr>
            <w:r w:rsidRPr="00EB599F">
              <w:rPr>
                <w:rFonts w:ascii="Times New Roman" w:eastAsia="Times New Roman" w:hAnsi="Times New Roman" w:cs="Times New Roman"/>
                <w:sz w:val="24"/>
                <w:szCs w:val="24"/>
                <w:lang w:val="en-US" w:eastAsia="ru-RU"/>
              </w:rPr>
              <w:t>Wave</w:t>
            </w:r>
          </w:p>
          <w:p w:rsidR="009F6397" w:rsidRPr="00EB599F" w:rsidRDefault="009F6397" w:rsidP="008C15C5">
            <w:pPr>
              <w:spacing w:after="0" w:line="23" w:lineRule="atLeast"/>
              <w:jc w:val="center"/>
              <w:rPr>
                <w:rFonts w:ascii="Times New Roman" w:eastAsia="Times New Roman" w:hAnsi="Times New Roman" w:cs="Times New Roman"/>
                <w:sz w:val="24"/>
                <w:szCs w:val="24"/>
                <w:lang w:val="en-US" w:eastAsia="ru-RU"/>
              </w:rPr>
            </w:pPr>
            <w:r w:rsidRPr="00EB599F">
              <w:rPr>
                <w:rFonts w:ascii="Times New Roman" w:eastAsia="Times New Roman" w:hAnsi="Times New Roman" w:cs="Times New Roman"/>
                <w:sz w:val="24"/>
                <w:szCs w:val="24"/>
                <w:lang w:val="en-US" w:eastAsia="ru-RU"/>
              </w:rPr>
              <w:t>period, s</w:t>
            </w:r>
          </w:p>
        </w:tc>
        <w:tc>
          <w:tcPr>
            <w:tcW w:w="0" w:type="auto"/>
            <w:shd w:val="clear" w:color="auto" w:fill="auto"/>
          </w:tcPr>
          <w:p w:rsidR="009F6397" w:rsidRPr="00EB599F" w:rsidRDefault="009F6397" w:rsidP="008C15C5">
            <w:pPr>
              <w:spacing w:after="0" w:line="23" w:lineRule="atLeast"/>
              <w:jc w:val="center"/>
              <w:rPr>
                <w:rFonts w:ascii="Times New Roman" w:eastAsia="Times New Roman" w:hAnsi="Times New Roman" w:cs="Times New Roman"/>
                <w:sz w:val="24"/>
                <w:szCs w:val="24"/>
                <w:lang w:val="en-US" w:eastAsia="ru-RU"/>
              </w:rPr>
            </w:pPr>
            <w:r w:rsidRPr="00EB599F">
              <w:rPr>
                <w:rFonts w:ascii="Times New Roman" w:eastAsia="Times New Roman" w:hAnsi="Times New Roman" w:cs="Times New Roman"/>
                <w:sz w:val="24"/>
                <w:szCs w:val="24"/>
                <w:lang w:val="en-US" w:eastAsia="ru-RU"/>
              </w:rPr>
              <w:t>Max</w:t>
            </w:r>
            <w:r w:rsidRPr="00EB599F">
              <w:rPr>
                <w:rFonts w:ascii="Times New Roman" w:eastAsia="Times New Roman" w:hAnsi="Times New Roman" w:cs="Times New Roman"/>
                <w:sz w:val="24"/>
                <w:szCs w:val="24"/>
                <w:lang w:eastAsia="ru-RU"/>
              </w:rPr>
              <w:t xml:space="preserve">. </w:t>
            </w:r>
            <w:r w:rsidRPr="00EB599F">
              <w:rPr>
                <w:rFonts w:ascii="Times New Roman" w:eastAsia="Times New Roman" w:hAnsi="Times New Roman" w:cs="Times New Roman"/>
                <w:sz w:val="24"/>
                <w:szCs w:val="24"/>
                <w:lang w:val="en-US" w:eastAsia="ru-RU"/>
              </w:rPr>
              <w:t>water</w:t>
            </w:r>
          </w:p>
          <w:p w:rsidR="009F6397" w:rsidRPr="00EB599F" w:rsidRDefault="009F6397" w:rsidP="008C15C5">
            <w:pPr>
              <w:spacing w:after="0" w:line="23" w:lineRule="atLeast"/>
              <w:jc w:val="center"/>
              <w:rPr>
                <w:rFonts w:ascii="Times New Roman" w:eastAsia="Times New Roman" w:hAnsi="Times New Roman" w:cs="Times New Roman"/>
                <w:sz w:val="24"/>
                <w:szCs w:val="24"/>
                <w:lang w:eastAsia="ru-RU"/>
              </w:rPr>
            </w:pPr>
            <w:r w:rsidRPr="00EB599F">
              <w:rPr>
                <w:rFonts w:ascii="Times New Roman" w:eastAsia="Times New Roman" w:hAnsi="Times New Roman" w:cs="Times New Roman"/>
                <w:sz w:val="24"/>
                <w:szCs w:val="24"/>
                <w:lang w:val="en-US" w:eastAsia="ru-RU"/>
              </w:rPr>
              <w:t>level</w:t>
            </w:r>
            <w:r w:rsidRPr="00EB599F">
              <w:rPr>
                <w:rFonts w:ascii="Times New Roman" w:eastAsia="Times New Roman" w:hAnsi="Times New Roman" w:cs="Times New Roman"/>
                <w:sz w:val="24"/>
                <w:szCs w:val="24"/>
                <w:lang w:eastAsia="ru-RU"/>
              </w:rPr>
              <w:t xml:space="preserve">, </w:t>
            </w:r>
            <w:r w:rsidRPr="00EB599F">
              <w:rPr>
                <w:rFonts w:ascii="Times New Roman" w:eastAsia="Times New Roman" w:hAnsi="Times New Roman" w:cs="Times New Roman"/>
                <w:sz w:val="24"/>
                <w:szCs w:val="24"/>
                <w:lang w:val="en-US" w:eastAsia="ru-RU"/>
              </w:rPr>
              <w:t>m</w:t>
            </w:r>
          </w:p>
        </w:tc>
        <w:tc>
          <w:tcPr>
            <w:tcW w:w="0" w:type="auto"/>
            <w:shd w:val="clear" w:color="auto" w:fill="auto"/>
          </w:tcPr>
          <w:p w:rsidR="009F6397" w:rsidRPr="00EB599F" w:rsidRDefault="009F6397" w:rsidP="008C15C5">
            <w:pPr>
              <w:spacing w:after="0" w:line="23" w:lineRule="atLeast"/>
              <w:jc w:val="center"/>
              <w:rPr>
                <w:rFonts w:ascii="Times New Roman" w:eastAsia="Times New Roman" w:hAnsi="Times New Roman" w:cs="Times New Roman"/>
                <w:sz w:val="24"/>
                <w:szCs w:val="24"/>
                <w:lang w:val="en-US" w:eastAsia="ru-RU"/>
              </w:rPr>
            </w:pPr>
            <w:r w:rsidRPr="00EB599F">
              <w:rPr>
                <w:rFonts w:ascii="Times New Roman" w:eastAsia="Times New Roman" w:hAnsi="Times New Roman" w:cs="Times New Roman"/>
                <w:sz w:val="24"/>
                <w:szCs w:val="24"/>
                <w:lang w:val="en-US" w:eastAsia="ru-RU"/>
              </w:rPr>
              <w:t>Duration,</w:t>
            </w:r>
          </w:p>
          <w:p w:rsidR="009F6397" w:rsidRPr="00EB599F" w:rsidRDefault="009F6397" w:rsidP="008C15C5">
            <w:pPr>
              <w:spacing w:after="0" w:line="23" w:lineRule="atLeast"/>
              <w:jc w:val="center"/>
              <w:rPr>
                <w:rFonts w:ascii="Times New Roman" w:eastAsia="Times New Roman" w:hAnsi="Times New Roman" w:cs="Times New Roman"/>
                <w:sz w:val="24"/>
                <w:szCs w:val="24"/>
                <w:lang w:val="en-US" w:eastAsia="ru-RU"/>
              </w:rPr>
            </w:pPr>
            <w:r w:rsidRPr="00EB599F">
              <w:rPr>
                <w:rFonts w:ascii="Times New Roman" w:eastAsia="Times New Roman" w:hAnsi="Times New Roman" w:cs="Times New Roman"/>
                <w:sz w:val="24"/>
                <w:szCs w:val="24"/>
                <w:lang w:val="en-US" w:eastAsia="ru-RU"/>
              </w:rPr>
              <w:t>h</w:t>
            </w:r>
          </w:p>
        </w:tc>
      </w:tr>
      <w:tr w:rsidR="009F6397" w:rsidRPr="00EB599F" w:rsidTr="00946A1E">
        <w:trPr>
          <w:jc w:val="center"/>
        </w:trPr>
        <w:tc>
          <w:tcPr>
            <w:tcW w:w="0" w:type="auto"/>
            <w:shd w:val="clear" w:color="auto" w:fill="auto"/>
          </w:tcPr>
          <w:p w:rsidR="009F6397" w:rsidRPr="00EB599F" w:rsidRDefault="009F6397" w:rsidP="008C15C5">
            <w:pPr>
              <w:spacing w:after="0" w:line="23" w:lineRule="atLeast"/>
              <w:jc w:val="center"/>
              <w:rPr>
                <w:rFonts w:ascii="Times New Roman" w:eastAsia="Times New Roman" w:hAnsi="Times New Roman" w:cs="Times New Roman"/>
                <w:sz w:val="24"/>
                <w:szCs w:val="24"/>
                <w:lang w:val="en-US" w:eastAsia="ru-RU"/>
              </w:rPr>
            </w:pPr>
            <w:r w:rsidRPr="00EB599F">
              <w:rPr>
                <w:rFonts w:ascii="Times New Roman" w:eastAsia="Times New Roman" w:hAnsi="Times New Roman" w:cs="Times New Roman"/>
                <w:sz w:val="24"/>
                <w:szCs w:val="24"/>
                <w:lang w:val="en-US" w:eastAsia="ru-RU"/>
              </w:rPr>
              <w:t>Komarovo</w:t>
            </w:r>
          </w:p>
          <w:p w:rsidR="009F6397" w:rsidRPr="00EB599F" w:rsidRDefault="009F6397" w:rsidP="008C15C5">
            <w:pPr>
              <w:spacing w:after="0" w:line="23" w:lineRule="atLeast"/>
              <w:jc w:val="center"/>
              <w:rPr>
                <w:rFonts w:ascii="Times New Roman" w:eastAsia="Times New Roman" w:hAnsi="Times New Roman" w:cs="Times New Roman"/>
                <w:sz w:val="24"/>
                <w:szCs w:val="24"/>
                <w:lang w:val="en-US" w:eastAsia="ru-RU"/>
              </w:rPr>
            </w:pPr>
            <w:r w:rsidRPr="00EB599F">
              <w:rPr>
                <w:rFonts w:ascii="Times New Roman" w:eastAsia="Times New Roman" w:hAnsi="Times New Roman" w:cs="Times New Roman"/>
                <w:sz w:val="24"/>
                <w:szCs w:val="24"/>
                <w:lang w:val="en-US" w:eastAsia="ru-RU"/>
              </w:rPr>
              <w:t>and Repino</w:t>
            </w:r>
          </w:p>
        </w:tc>
        <w:tc>
          <w:tcPr>
            <w:tcW w:w="0" w:type="auto"/>
            <w:shd w:val="clear" w:color="auto" w:fill="auto"/>
          </w:tcPr>
          <w:p w:rsidR="009F6397" w:rsidRPr="00EB599F" w:rsidRDefault="009F6397" w:rsidP="008C15C5">
            <w:pPr>
              <w:spacing w:after="0" w:line="23" w:lineRule="atLeast"/>
              <w:jc w:val="center"/>
              <w:rPr>
                <w:rFonts w:ascii="Times New Roman" w:eastAsia="Times New Roman" w:hAnsi="Times New Roman" w:cs="Times New Roman"/>
                <w:sz w:val="24"/>
                <w:szCs w:val="24"/>
                <w:lang w:eastAsia="ru-RU"/>
              </w:rPr>
            </w:pPr>
            <w:r w:rsidRPr="00EB599F">
              <w:rPr>
                <w:rFonts w:ascii="Times New Roman" w:eastAsia="Times New Roman" w:hAnsi="Times New Roman" w:cs="Times New Roman"/>
                <w:sz w:val="24"/>
                <w:szCs w:val="24"/>
                <w:lang w:eastAsia="ru-RU"/>
              </w:rPr>
              <w:t>1.6</w:t>
            </w:r>
          </w:p>
        </w:tc>
        <w:tc>
          <w:tcPr>
            <w:tcW w:w="0" w:type="auto"/>
            <w:shd w:val="clear" w:color="auto" w:fill="auto"/>
          </w:tcPr>
          <w:p w:rsidR="009F6397" w:rsidRPr="00EB599F" w:rsidRDefault="009F6397" w:rsidP="008C15C5">
            <w:pPr>
              <w:spacing w:after="0" w:line="23" w:lineRule="atLeast"/>
              <w:jc w:val="center"/>
              <w:rPr>
                <w:rFonts w:ascii="Times New Roman" w:eastAsia="Times New Roman" w:hAnsi="Times New Roman" w:cs="Times New Roman"/>
                <w:sz w:val="24"/>
                <w:szCs w:val="24"/>
                <w:lang w:eastAsia="ru-RU"/>
              </w:rPr>
            </w:pPr>
            <w:r w:rsidRPr="00EB599F">
              <w:rPr>
                <w:rFonts w:ascii="Times New Roman" w:eastAsia="Times New Roman" w:hAnsi="Times New Roman" w:cs="Times New Roman"/>
                <w:sz w:val="24"/>
                <w:szCs w:val="24"/>
                <w:lang w:eastAsia="ru-RU"/>
              </w:rPr>
              <w:t>5.4</w:t>
            </w:r>
          </w:p>
        </w:tc>
        <w:tc>
          <w:tcPr>
            <w:tcW w:w="0" w:type="auto"/>
            <w:shd w:val="clear" w:color="auto" w:fill="auto"/>
          </w:tcPr>
          <w:p w:rsidR="009F6397" w:rsidRPr="00EB599F" w:rsidRDefault="009F6397" w:rsidP="008C15C5">
            <w:pPr>
              <w:spacing w:after="0" w:line="23" w:lineRule="atLeast"/>
              <w:jc w:val="center"/>
              <w:rPr>
                <w:rFonts w:ascii="Times New Roman" w:eastAsia="Times New Roman" w:hAnsi="Times New Roman" w:cs="Times New Roman"/>
                <w:sz w:val="24"/>
                <w:szCs w:val="24"/>
                <w:lang w:eastAsia="ru-RU"/>
              </w:rPr>
            </w:pPr>
            <w:r w:rsidRPr="00EB599F">
              <w:rPr>
                <w:rFonts w:ascii="Times New Roman" w:eastAsia="Times New Roman" w:hAnsi="Times New Roman" w:cs="Times New Roman"/>
                <w:sz w:val="24"/>
                <w:szCs w:val="24"/>
                <w:lang w:eastAsia="ru-RU"/>
              </w:rPr>
              <w:t>2.2</w:t>
            </w:r>
          </w:p>
        </w:tc>
        <w:tc>
          <w:tcPr>
            <w:tcW w:w="0" w:type="auto"/>
            <w:shd w:val="clear" w:color="auto" w:fill="auto"/>
          </w:tcPr>
          <w:p w:rsidR="009F6397" w:rsidRPr="00EB599F" w:rsidRDefault="009F6397" w:rsidP="008C15C5">
            <w:pPr>
              <w:spacing w:after="0" w:line="23" w:lineRule="atLeast"/>
              <w:jc w:val="center"/>
              <w:rPr>
                <w:rFonts w:ascii="Times New Roman" w:eastAsia="Times New Roman" w:hAnsi="Times New Roman" w:cs="Times New Roman"/>
                <w:sz w:val="24"/>
                <w:szCs w:val="24"/>
                <w:lang w:eastAsia="ru-RU"/>
              </w:rPr>
            </w:pPr>
            <w:r w:rsidRPr="00EB599F">
              <w:rPr>
                <w:rFonts w:ascii="Times New Roman" w:eastAsia="Times New Roman" w:hAnsi="Times New Roman" w:cs="Times New Roman"/>
                <w:sz w:val="24"/>
                <w:szCs w:val="24"/>
                <w:lang w:eastAsia="ru-RU"/>
              </w:rPr>
              <w:t>2</w:t>
            </w:r>
          </w:p>
        </w:tc>
      </w:tr>
      <w:tr w:rsidR="009F6397" w:rsidRPr="00EB599F" w:rsidTr="00946A1E">
        <w:trPr>
          <w:jc w:val="center"/>
        </w:trPr>
        <w:tc>
          <w:tcPr>
            <w:tcW w:w="0" w:type="auto"/>
            <w:shd w:val="clear" w:color="auto" w:fill="auto"/>
          </w:tcPr>
          <w:p w:rsidR="009F6397" w:rsidRPr="00EB599F" w:rsidRDefault="009F6397" w:rsidP="008C15C5">
            <w:pPr>
              <w:spacing w:after="0" w:line="23" w:lineRule="atLeast"/>
              <w:jc w:val="center"/>
              <w:rPr>
                <w:rFonts w:ascii="Times New Roman" w:eastAsia="Times New Roman" w:hAnsi="Times New Roman" w:cs="Times New Roman"/>
                <w:sz w:val="24"/>
                <w:szCs w:val="24"/>
                <w:lang w:val="en-US" w:eastAsia="ru-RU"/>
              </w:rPr>
            </w:pPr>
            <w:r w:rsidRPr="00EB599F">
              <w:rPr>
                <w:rFonts w:ascii="Times New Roman" w:eastAsia="Times New Roman" w:hAnsi="Times New Roman" w:cs="Times New Roman"/>
                <w:sz w:val="24"/>
                <w:szCs w:val="24"/>
                <w:lang w:val="en-US" w:eastAsia="ru-RU"/>
              </w:rPr>
              <w:t>Serovo</w:t>
            </w:r>
          </w:p>
        </w:tc>
        <w:tc>
          <w:tcPr>
            <w:tcW w:w="0" w:type="auto"/>
            <w:shd w:val="clear" w:color="auto" w:fill="auto"/>
          </w:tcPr>
          <w:p w:rsidR="009F6397" w:rsidRPr="00EB599F" w:rsidRDefault="009F6397" w:rsidP="008C15C5">
            <w:pPr>
              <w:spacing w:after="0" w:line="23" w:lineRule="atLeast"/>
              <w:jc w:val="center"/>
              <w:rPr>
                <w:rFonts w:ascii="Times New Roman" w:eastAsia="Times New Roman" w:hAnsi="Times New Roman" w:cs="Times New Roman"/>
                <w:sz w:val="24"/>
                <w:szCs w:val="24"/>
                <w:lang w:eastAsia="ru-RU"/>
              </w:rPr>
            </w:pPr>
            <w:r w:rsidRPr="00EB599F">
              <w:rPr>
                <w:rFonts w:ascii="Times New Roman" w:eastAsia="Times New Roman" w:hAnsi="Times New Roman" w:cs="Times New Roman"/>
                <w:sz w:val="24"/>
                <w:szCs w:val="24"/>
                <w:lang w:eastAsia="ru-RU"/>
              </w:rPr>
              <w:t>1.6</w:t>
            </w:r>
          </w:p>
        </w:tc>
        <w:tc>
          <w:tcPr>
            <w:tcW w:w="0" w:type="auto"/>
            <w:shd w:val="clear" w:color="auto" w:fill="auto"/>
          </w:tcPr>
          <w:p w:rsidR="009F6397" w:rsidRPr="00EB599F" w:rsidRDefault="009F6397" w:rsidP="008C15C5">
            <w:pPr>
              <w:spacing w:after="0" w:line="23" w:lineRule="atLeast"/>
              <w:jc w:val="center"/>
              <w:rPr>
                <w:rFonts w:ascii="Times New Roman" w:eastAsia="Times New Roman" w:hAnsi="Times New Roman" w:cs="Times New Roman"/>
                <w:sz w:val="24"/>
                <w:szCs w:val="24"/>
                <w:lang w:eastAsia="ru-RU"/>
              </w:rPr>
            </w:pPr>
            <w:r w:rsidRPr="00EB599F">
              <w:rPr>
                <w:rFonts w:ascii="Times New Roman" w:eastAsia="Times New Roman" w:hAnsi="Times New Roman" w:cs="Times New Roman"/>
                <w:sz w:val="24"/>
                <w:szCs w:val="24"/>
                <w:lang w:eastAsia="ru-RU"/>
              </w:rPr>
              <w:t>5.4</w:t>
            </w:r>
          </w:p>
        </w:tc>
        <w:tc>
          <w:tcPr>
            <w:tcW w:w="0" w:type="auto"/>
            <w:shd w:val="clear" w:color="auto" w:fill="auto"/>
          </w:tcPr>
          <w:p w:rsidR="009F6397" w:rsidRPr="00EB599F" w:rsidRDefault="009F6397" w:rsidP="008C15C5">
            <w:pPr>
              <w:spacing w:after="0" w:line="23" w:lineRule="atLeast"/>
              <w:jc w:val="center"/>
              <w:rPr>
                <w:rFonts w:ascii="Times New Roman" w:eastAsia="Times New Roman" w:hAnsi="Times New Roman" w:cs="Times New Roman"/>
                <w:sz w:val="24"/>
                <w:szCs w:val="24"/>
                <w:lang w:eastAsia="ru-RU"/>
              </w:rPr>
            </w:pPr>
            <w:r w:rsidRPr="00EB599F">
              <w:rPr>
                <w:rFonts w:ascii="Times New Roman" w:eastAsia="Times New Roman" w:hAnsi="Times New Roman" w:cs="Times New Roman"/>
                <w:sz w:val="24"/>
                <w:szCs w:val="24"/>
                <w:lang w:eastAsia="ru-RU"/>
              </w:rPr>
              <w:t>2.0</w:t>
            </w:r>
          </w:p>
        </w:tc>
        <w:tc>
          <w:tcPr>
            <w:tcW w:w="0" w:type="auto"/>
            <w:shd w:val="clear" w:color="auto" w:fill="auto"/>
          </w:tcPr>
          <w:p w:rsidR="009F6397" w:rsidRPr="00EB599F" w:rsidRDefault="009F6397" w:rsidP="008C15C5">
            <w:pPr>
              <w:spacing w:after="0" w:line="23" w:lineRule="atLeast"/>
              <w:jc w:val="center"/>
              <w:rPr>
                <w:rFonts w:ascii="Times New Roman" w:eastAsia="Times New Roman" w:hAnsi="Times New Roman" w:cs="Times New Roman"/>
                <w:sz w:val="24"/>
                <w:szCs w:val="24"/>
                <w:lang w:eastAsia="ru-RU"/>
              </w:rPr>
            </w:pPr>
            <w:r w:rsidRPr="00EB599F">
              <w:rPr>
                <w:rFonts w:ascii="Times New Roman" w:eastAsia="Times New Roman" w:hAnsi="Times New Roman" w:cs="Times New Roman"/>
                <w:sz w:val="24"/>
                <w:szCs w:val="24"/>
                <w:lang w:eastAsia="ru-RU"/>
              </w:rPr>
              <w:t>2</w:t>
            </w:r>
          </w:p>
        </w:tc>
      </w:tr>
    </w:tbl>
    <w:p w:rsidR="00CF1592" w:rsidRPr="00EB599F" w:rsidRDefault="00CF1592" w:rsidP="008C15C5">
      <w:pPr>
        <w:spacing w:after="0" w:line="23" w:lineRule="atLeast"/>
        <w:ind w:firstLine="709"/>
        <w:jc w:val="both"/>
        <w:rPr>
          <w:rFonts w:ascii="Times New Roman" w:eastAsia="Calibri" w:hAnsi="Times New Roman" w:cs="Times New Roman"/>
          <w:sz w:val="24"/>
          <w:lang w:val="en-US"/>
        </w:rPr>
      </w:pPr>
      <w:r w:rsidRPr="00EB599F">
        <w:rPr>
          <w:rFonts w:ascii="Times New Roman" w:eastAsia="Calibri" w:hAnsi="Times New Roman" w:cs="Times New Roman"/>
          <w:sz w:val="24"/>
          <w:lang w:val="en-US"/>
        </w:rPr>
        <w:t xml:space="preserve"> </w:t>
      </w:r>
    </w:p>
    <w:p w:rsidR="00DD0AEA" w:rsidRPr="00EB599F" w:rsidRDefault="00A24CC4" w:rsidP="008C15C5">
      <w:pPr>
        <w:pStyle w:val="a3"/>
        <w:numPr>
          <w:ilvl w:val="0"/>
          <w:numId w:val="3"/>
        </w:numPr>
        <w:spacing w:line="23" w:lineRule="atLeast"/>
        <w:jc w:val="center"/>
        <w:rPr>
          <w:caps/>
          <w:lang w:val="en-US"/>
        </w:rPr>
      </w:pPr>
      <w:r w:rsidRPr="00EB599F">
        <w:rPr>
          <w:caps/>
          <w:lang w:val="en-US"/>
        </w:rPr>
        <w:t>Conclusions</w:t>
      </w:r>
    </w:p>
    <w:p w:rsidR="00407456" w:rsidRPr="00EB599F" w:rsidRDefault="00407456" w:rsidP="008C15C5">
      <w:pPr>
        <w:pStyle w:val="a3"/>
        <w:spacing w:line="23" w:lineRule="atLeast"/>
        <w:ind w:left="1429" w:firstLine="0"/>
        <w:rPr>
          <w:caps/>
          <w:lang w:val="en-US"/>
        </w:rPr>
      </w:pPr>
    </w:p>
    <w:p w:rsidR="00575C4B" w:rsidRPr="00EB599F" w:rsidRDefault="00944B51" w:rsidP="008C15C5">
      <w:pPr>
        <w:pStyle w:val="a3"/>
        <w:spacing w:line="23" w:lineRule="atLeast"/>
        <w:rPr>
          <w:rFonts w:cs="Times New Roman"/>
          <w:lang w:val="en-US"/>
        </w:rPr>
      </w:pPr>
      <w:r w:rsidRPr="00EB599F">
        <w:rPr>
          <w:rFonts w:cs="Times New Roman"/>
          <w:lang w:val="en-US"/>
        </w:rPr>
        <w:t xml:space="preserve">In </w:t>
      </w:r>
      <w:ins w:id="284" w:author="Ковалева Ольга Анатольевна" w:date="2016-06-15T13:51:00Z">
        <w:r w:rsidR="009249C6">
          <w:rPr>
            <w:rFonts w:cs="Times New Roman"/>
            <w:lang w:val="en-US"/>
          </w:rPr>
          <w:t xml:space="preserve">the </w:t>
        </w:r>
      </w:ins>
      <w:r w:rsidRPr="00EB599F">
        <w:rPr>
          <w:rFonts w:cs="Times New Roman"/>
          <w:lang w:val="en-US"/>
        </w:rPr>
        <w:t>frame</w:t>
      </w:r>
      <w:ins w:id="285" w:author="Ковалева Ольга Анатольевна" w:date="2016-06-15T13:51:00Z">
        <w:r w:rsidR="009249C6">
          <w:rPr>
            <w:rFonts w:cs="Times New Roman"/>
            <w:lang w:val="en-US"/>
          </w:rPr>
          <w:t>work</w:t>
        </w:r>
      </w:ins>
      <w:r w:rsidRPr="00EB599F">
        <w:rPr>
          <w:rFonts w:cs="Times New Roman"/>
          <w:lang w:val="en-US"/>
        </w:rPr>
        <w:t xml:space="preserve"> of </w:t>
      </w:r>
      <w:ins w:id="286" w:author="Ковалева Ольга Анатольевна" w:date="2016-06-15T13:51:00Z">
        <w:r w:rsidR="009249C6">
          <w:rPr>
            <w:rFonts w:cs="Times New Roman"/>
            <w:lang w:val="en-US"/>
          </w:rPr>
          <w:t xml:space="preserve">the </w:t>
        </w:r>
      </w:ins>
      <w:r w:rsidRPr="00EB599F">
        <w:rPr>
          <w:rFonts w:cs="Times New Roman"/>
          <w:lang w:val="en-US"/>
        </w:rPr>
        <w:t>coastal zone monitoring</w:t>
      </w:r>
      <w:r w:rsidR="008113AC" w:rsidRPr="00EB599F">
        <w:rPr>
          <w:rFonts w:cs="Times New Roman"/>
          <w:lang w:val="en-US"/>
        </w:rPr>
        <w:t xml:space="preserve"> of</w:t>
      </w:r>
      <w:ins w:id="287" w:author="Ковалева Ольга Анатольевна" w:date="2016-06-15T13:51:00Z">
        <w:r w:rsidR="009249C6">
          <w:rPr>
            <w:rFonts w:cs="Times New Roman"/>
            <w:lang w:val="en-US"/>
          </w:rPr>
          <w:t xml:space="preserve"> the</w:t>
        </w:r>
      </w:ins>
      <w:r w:rsidR="008113AC" w:rsidRPr="00EB599F">
        <w:rPr>
          <w:rFonts w:cs="Times New Roman"/>
          <w:lang w:val="en-US"/>
        </w:rPr>
        <w:t xml:space="preserve"> Eastern Gulf of Finland</w:t>
      </w:r>
      <w:r w:rsidRPr="00EB599F">
        <w:rPr>
          <w:rFonts w:cs="Times New Roman"/>
          <w:lang w:val="en-US"/>
        </w:rPr>
        <w:t>, carried out by VSEGEI</w:t>
      </w:r>
      <w:r w:rsidR="008113AC" w:rsidRPr="00EB599F">
        <w:rPr>
          <w:rFonts w:cs="Times New Roman"/>
          <w:lang w:val="en-US"/>
        </w:rPr>
        <w:t>, the quantitative assessment of sandy beach storm deformation, using repeated survey</w:t>
      </w:r>
      <w:ins w:id="288" w:author="Ковалева Ольга Анатольевна" w:date="2016-06-15T13:51:00Z">
        <w:r w:rsidR="009249C6">
          <w:rPr>
            <w:rFonts w:cs="Times New Roman"/>
            <w:lang w:val="en-US"/>
          </w:rPr>
          <w:t>s</w:t>
        </w:r>
      </w:ins>
      <w:r w:rsidR="008113AC" w:rsidRPr="00EB599F">
        <w:rPr>
          <w:rFonts w:cs="Times New Roman"/>
          <w:lang w:val="en-US"/>
        </w:rPr>
        <w:t xml:space="preserve"> by terrestrial laser scanning was undertaken in 2015. Laser scanning was organized in summer t</w:t>
      </w:r>
      <w:r w:rsidR="00F9519D" w:rsidRPr="00EB599F">
        <w:rPr>
          <w:rFonts w:cs="Times New Roman"/>
          <w:lang w:val="en-US"/>
        </w:rPr>
        <w:t>i</w:t>
      </w:r>
      <w:r w:rsidR="008113AC" w:rsidRPr="00EB599F">
        <w:rPr>
          <w:rFonts w:cs="Times New Roman"/>
          <w:lang w:val="en-US"/>
        </w:rPr>
        <w:t xml:space="preserve">me (August 2015) and right after severe autumn storm surges (December 2015). Within all studied areas, December storms caused an intense erosion of backshore coastal forms (foot and slopes of coastal escarpments and dunes). The distance of erosion escarpment retreat varies from 0.8 to 4 m.  Part of eroded from backshore material is redeposited in the central and nearshore parts of the beach, forming smooth horizontal berm or beach ridge. </w:t>
      </w:r>
      <w:r w:rsidR="00BD614A" w:rsidRPr="00EB599F">
        <w:rPr>
          <w:rFonts w:cs="Times New Roman"/>
          <w:lang w:val="en-US"/>
        </w:rPr>
        <w:t>Because</w:t>
      </w:r>
      <w:r w:rsidR="00575C4B" w:rsidRPr="00EB599F">
        <w:rPr>
          <w:rFonts w:cs="Times New Roman"/>
          <w:lang w:val="en-US"/>
        </w:rPr>
        <w:t xml:space="preserve"> of these processes, by the end of storm the volume of total sediment loss within two study areas reached </w:t>
      </w:r>
      <w:r w:rsidR="0026369C" w:rsidRPr="00EB599F">
        <w:rPr>
          <w:rFonts w:cs="Times New Roman"/>
          <w:lang w:val="en-US"/>
        </w:rPr>
        <w:t>57–59</w:t>
      </w:r>
      <w:r w:rsidR="00DD0AEA" w:rsidRPr="00EB599F">
        <w:rPr>
          <w:rFonts w:cs="Times New Roman"/>
          <w:lang w:val="en-US"/>
        </w:rPr>
        <w:t xml:space="preserve"> % </w:t>
      </w:r>
      <w:r w:rsidR="00575C4B" w:rsidRPr="00EB599F">
        <w:rPr>
          <w:rFonts w:cs="Times New Roman"/>
          <w:lang w:val="en-US"/>
        </w:rPr>
        <w:t>of removed material. Within the third study area (Komarovo beach), volume of sediment loss is significantly smaller (</w:t>
      </w:r>
      <w:r w:rsidR="0026369C" w:rsidRPr="00EB599F">
        <w:rPr>
          <w:rFonts w:cs="Times New Roman"/>
          <w:lang w:val="en-US"/>
        </w:rPr>
        <w:t>2</w:t>
      </w:r>
      <w:r w:rsidR="00575C4B" w:rsidRPr="00EB599F">
        <w:rPr>
          <w:rFonts w:cs="Times New Roman"/>
          <w:lang w:val="en-US"/>
        </w:rPr>
        <w:t>% of mobilized material)</w:t>
      </w:r>
      <w:r w:rsidR="00A134F8" w:rsidRPr="00EB599F">
        <w:rPr>
          <w:rFonts w:cs="Times New Roman"/>
          <w:lang w:val="en-US"/>
        </w:rPr>
        <w:t>.</w:t>
      </w:r>
    </w:p>
    <w:p w:rsidR="00DD0AEA" w:rsidRPr="00EB599F" w:rsidRDefault="00DA5EA4" w:rsidP="008C15C5">
      <w:pPr>
        <w:pStyle w:val="a3"/>
        <w:spacing w:line="23" w:lineRule="atLeast"/>
        <w:rPr>
          <w:rFonts w:cs="Times New Roman"/>
          <w:lang w:val="en-US"/>
        </w:rPr>
      </w:pPr>
      <w:r w:rsidRPr="00EB599F">
        <w:rPr>
          <w:rFonts w:cs="Times New Roman"/>
          <w:lang w:val="en-US"/>
        </w:rPr>
        <w:t xml:space="preserve">Recalculation has shown, that </w:t>
      </w:r>
      <w:r w:rsidR="00DE7AC1" w:rsidRPr="00EB599F">
        <w:rPr>
          <w:rFonts w:cs="Times New Roman"/>
          <w:lang w:val="en-US"/>
        </w:rPr>
        <w:t>within</w:t>
      </w:r>
      <w:r w:rsidRPr="00EB599F">
        <w:rPr>
          <w:rFonts w:cs="Times New Roman"/>
          <w:lang w:val="en-US"/>
        </w:rPr>
        <w:t xml:space="preserve"> Repino beach </w:t>
      </w:r>
      <w:r w:rsidR="00DE7AC1" w:rsidRPr="00EB599F">
        <w:rPr>
          <w:rFonts w:cs="Times New Roman"/>
          <w:lang w:val="en-US"/>
        </w:rPr>
        <w:t xml:space="preserve">sediment loss volume was </w:t>
      </w:r>
      <w:r w:rsidRPr="00EB599F">
        <w:rPr>
          <w:rFonts w:cs="Times New Roman"/>
          <w:lang w:val="en-US"/>
        </w:rPr>
        <w:t>0.9 </w:t>
      </w:r>
      <w:r w:rsidRPr="00EB599F">
        <w:rPr>
          <w:lang w:val="en-US"/>
        </w:rPr>
        <w:t>m</w:t>
      </w:r>
      <w:r w:rsidRPr="00EB599F">
        <w:rPr>
          <w:rFonts w:cs="Times New Roman"/>
          <w:lang w:val="en-US"/>
        </w:rPr>
        <w:t xml:space="preserve">³ </w:t>
      </w:r>
      <w:r w:rsidR="00DE7AC1" w:rsidRPr="00EB599F">
        <w:rPr>
          <w:rFonts w:cs="Times New Roman"/>
          <w:lang w:val="en-US"/>
        </w:rPr>
        <w:t xml:space="preserve">from one meter of beach length, in Serovo beach </w:t>
      </w:r>
      <w:r w:rsidR="00DD0AEA" w:rsidRPr="00EB599F">
        <w:rPr>
          <w:rFonts w:cs="Times New Roman"/>
          <w:lang w:val="en-US"/>
        </w:rPr>
        <w:t xml:space="preserve">– </w:t>
      </w:r>
      <w:r w:rsidR="00CC3D35" w:rsidRPr="00EB599F">
        <w:rPr>
          <w:rFonts w:cs="Times New Roman"/>
          <w:lang w:val="en-US"/>
        </w:rPr>
        <w:t>1</w:t>
      </w:r>
      <w:r w:rsidR="00DD0AEA" w:rsidRPr="00EB599F">
        <w:rPr>
          <w:rFonts w:cs="Times New Roman"/>
          <w:lang w:val="en-US"/>
        </w:rPr>
        <w:t>.</w:t>
      </w:r>
      <w:r w:rsidR="00CC3D35" w:rsidRPr="00EB599F">
        <w:rPr>
          <w:rFonts w:cs="Times New Roman"/>
          <w:lang w:val="en-US"/>
        </w:rPr>
        <w:t>4</w:t>
      </w:r>
      <w:r w:rsidR="00BD614A" w:rsidRPr="00EB599F">
        <w:rPr>
          <w:rFonts w:cs="Times New Roman"/>
          <w:lang w:val="en-US"/>
        </w:rPr>
        <w:t xml:space="preserve"> </w:t>
      </w:r>
      <w:r w:rsidR="00DE7AC1" w:rsidRPr="00EB599F">
        <w:rPr>
          <w:lang w:val="en-US"/>
        </w:rPr>
        <w:t>m</w:t>
      </w:r>
      <w:r w:rsidR="00DD0AEA" w:rsidRPr="00EB599F">
        <w:rPr>
          <w:rFonts w:cs="Times New Roman"/>
          <w:lang w:val="en-US"/>
        </w:rPr>
        <w:t xml:space="preserve">³, </w:t>
      </w:r>
      <w:r w:rsidR="00DE7AC1" w:rsidRPr="00EB599F">
        <w:rPr>
          <w:rFonts w:cs="Times New Roman"/>
          <w:lang w:val="en-US"/>
        </w:rPr>
        <w:t>in Komarovo beach</w:t>
      </w:r>
      <w:r w:rsidR="00DD0AEA" w:rsidRPr="00EB599F">
        <w:rPr>
          <w:rFonts w:cs="Times New Roman"/>
          <w:lang w:val="en-US"/>
        </w:rPr>
        <w:t xml:space="preserve"> – 0.04 </w:t>
      </w:r>
      <w:r w:rsidR="00DE7AC1" w:rsidRPr="00EB599F">
        <w:rPr>
          <w:lang w:val="en-US"/>
        </w:rPr>
        <w:t>m</w:t>
      </w:r>
      <w:r w:rsidR="00DD0AEA" w:rsidRPr="00EB599F">
        <w:rPr>
          <w:rFonts w:cs="Times New Roman"/>
          <w:lang w:val="en-US"/>
        </w:rPr>
        <w:t xml:space="preserve">³. </w:t>
      </w:r>
      <w:r w:rsidR="00A63802" w:rsidRPr="00EB599F">
        <w:rPr>
          <w:rFonts w:cs="Times New Roman"/>
          <w:lang w:val="en-US"/>
        </w:rPr>
        <w:t xml:space="preserve">It is noteworthy, that comparison of terrestrial laser scanning results for the same area </w:t>
      </w:r>
      <w:r w:rsidR="006701F0" w:rsidRPr="00EB599F">
        <w:rPr>
          <w:rFonts w:cs="Times New Roman"/>
          <w:lang w:val="en-US"/>
        </w:rPr>
        <w:t xml:space="preserve">for </w:t>
      </w:r>
      <w:r w:rsidR="00A63802" w:rsidRPr="00EB599F">
        <w:rPr>
          <w:rFonts w:cs="Times New Roman"/>
          <w:lang w:val="en-US"/>
        </w:rPr>
        <w:t xml:space="preserve">longer period (2012-2015), </w:t>
      </w:r>
      <w:r w:rsidR="006701F0" w:rsidRPr="00EB599F">
        <w:rPr>
          <w:rFonts w:cs="Times New Roman"/>
          <w:lang w:val="en-US"/>
        </w:rPr>
        <w:t xml:space="preserve">revealed </w:t>
      </w:r>
      <w:r w:rsidR="00A63802" w:rsidRPr="00EB599F">
        <w:rPr>
          <w:rFonts w:cs="Times New Roman"/>
          <w:lang w:val="en-US"/>
        </w:rPr>
        <w:t>sediment loss</w:t>
      </w:r>
      <w:r w:rsidR="006701F0" w:rsidRPr="00EB599F">
        <w:rPr>
          <w:rFonts w:cs="Times New Roman"/>
          <w:lang w:val="en-US"/>
        </w:rPr>
        <w:t xml:space="preserve"> volume of </w:t>
      </w:r>
      <w:r w:rsidR="00DD0AEA" w:rsidRPr="00EB599F">
        <w:rPr>
          <w:rFonts w:cs="Times New Roman"/>
          <w:lang w:val="en-US"/>
        </w:rPr>
        <w:t xml:space="preserve">0.47 </w:t>
      </w:r>
      <w:r w:rsidR="006701F0" w:rsidRPr="00EB599F">
        <w:rPr>
          <w:lang w:val="en-US"/>
        </w:rPr>
        <w:t>m</w:t>
      </w:r>
      <w:r w:rsidR="00DD0AEA" w:rsidRPr="00EB599F">
        <w:rPr>
          <w:rFonts w:cs="Times New Roman"/>
          <w:lang w:val="en-US"/>
        </w:rPr>
        <w:t xml:space="preserve">³ </w:t>
      </w:r>
      <w:r w:rsidR="006701F0" w:rsidRPr="00EB599F">
        <w:rPr>
          <w:rFonts w:cs="Times New Roman"/>
          <w:lang w:val="en-US"/>
        </w:rPr>
        <w:t xml:space="preserve">from every meter of beach length. </w:t>
      </w:r>
    </w:p>
    <w:p w:rsidR="00E97430" w:rsidRPr="00EB599F" w:rsidRDefault="006701F0" w:rsidP="008C15C5">
      <w:pPr>
        <w:spacing w:after="0" w:line="23" w:lineRule="atLeast"/>
        <w:ind w:firstLine="540"/>
        <w:jc w:val="both"/>
        <w:rPr>
          <w:rFonts w:ascii="Times New Roman" w:eastAsia="Times New Roman" w:hAnsi="Times New Roman" w:cs="Times New Roman"/>
          <w:sz w:val="24"/>
          <w:szCs w:val="24"/>
          <w:lang w:val="en-US" w:eastAsia="ru-RU"/>
        </w:rPr>
      </w:pPr>
      <w:r w:rsidRPr="00EB599F">
        <w:rPr>
          <w:rFonts w:ascii="Times New Roman" w:eastAsia="Times New Roman" w:hAnsi="Times New Roman" w:cs="Times New Roman"/>
          <w:sz w:val="24"/>
          <w:szCs w:val="24"/>
          <w:lang w:val="en-US" w:eastAsia="ru-RU"/>
        </w:rPr>
        <w:t xml:space="preserve">Presented research supported the general understanding of mechanism of coastal erosion and beach profile deformation in the Eastern Gulf of Finland under the extreme storm impact and allowed to receive its quantitative assessment. </w:t>
      </w:r>
    </w:p>
    <w:p w:rsidR="008113AC" w:rsidRPr="00EB599F" w:rsidRDefault="008113AC" w:rsidP="008C15C5">
      <w:pPr>
        <w:spacing w:after="0" w:line="23" w:lineRule="atLeast"/>
        <w:ind w:firstLine="709"/>
        <w:jc w:val="center"/>
        <w:rPr>
          <w:rFonts w:ascii="Times New Roman" w:eastAsia="Calibri" w:hAnsi="Times New Roman" w:cs="Times New Roman"/>
          <w:b/>
          <w:sz w:val="24"/>
          <w:lang w:val="en-US"/>
        </w:rPr>
      </w:pPr>
    </w:p>
    <w:p w:rsidR="00ED163E" w:rsidRPr="00EB599F" w:rsidRDefault="00407456" w:rsidP="008C15C5">
      <w:pPr>
        <w:spacing w:after="0" w:line="23" w:lineRule="atLeast"/>
        <w:ind w:firstLine="709"/>
        <w:jc w:val="center"/>
        <w:rPr>
          <w:rFonts w:ascii="Times New Roman" w:eastAsia="Calibri" w:hAnsi="Times New Roman" w:cs="Times New Roman"/>
          <w:caps/>
          <w:sz w:val="24"/>
          <w:lang w:val="en-US"/>
        </w:rPr>
      </w:pPr>
      <w:r w:rsidRPr="00EB599F">
        <w:rPr>
          <w:rFonts w:ascii="Times New Roman" w:eastAsia="Calibri" w:hAnsi="Times New Roman" w:cs="Times New Roman"/>
          <w:sz w:val="24"/>
          <w:lang w:val="en-US"/>
        </w:rPr>
        <w:t xml:space="preserve">V. </w:t>
      </w:r>
      <w:r w:rsidR="00ED163E" w:rsidRPr="00EB599F">
        <w:rPr>
          <w:rFonts w:ascii="Times New Roman" w:eastAsia="Calibri" w:hAnsi="Times New Roman" w:cs="Times New Roman"/>
          <w:caps/>
          <w:sz w:val="24"/>
          <w:lang w:val="en-US"/>
        </w:rPr>
        <w:t>References</w:t>
      </w:r>
    </w:p>
    <w:p w:rsidR="00407456" w:rsidRPr="00EB599F" w:rsidRDefault="00407456" w:rsidP="008C15C5">
      <w:pPr>
        <w:spacing w:after="0" w:line="23" w:lineRule="atLeast"/>
        <w:ind w:firstLine="709"/>
        <w:jc w:val="center"/>
        <w:rPr>
          <w:rFonts w:ascii="Times New Roman" w:eastAsia="Calibri" w:hAnsi="Times New Roman" w:cs="Times New Roman"/>
          <w:sz w:val="24"/>
          <w:lang w:val="en-US"/>
        </w:rPr>
      </w:pPr>
    </w:p>
    <w:p w:rsidR="00A134F8" w:rsidRPr="00EB599F" w:rsidRDefault="00A134F8" w:rsidP="008C15C5">
      <w:pPr>
        <w:spacing w:after="0" w:line="23" w:lineRule="atLeast"/>
        <w:ind w:firstLine="709"/>
        <w:jc w:val="both"/>
        <w:rPr>
          <w:rFonts w:ascii="Times New Roman" w:eastAsia="Calibri" w:hAnsi="Times New Roman" w:cs="Times New Roman"/>
          <w:sz w:val="24"/>
          <w:lang w:val="en-US"/>
        </w:rPr>
      </w:pPr>
      <w:r w:rsidRPr="00EB599F">
        <w:rPr>
          <w:rFonts w:ascii="Times New Roman" w:hAnsi="Times New Roman" w:cs="Times New Roman"/>
          <w:sz w:val="24"/>
          <w:szCs w:val="24"/>
          <w:lang w:val="en-US"/>
        </w:rPr>
        <w:t xml:space="preserve">1. </w:t>
      </w:r>
      <w:r w:rsidR="00A27CE0" w:rsidRPr="00EB599F">
        <w:rPr>
          <w:rFonts w:ascii="Times New Roman" w:hAnsi="Times New Roman" w:cs="Times New Roman"/>
          <w:sz w:val="24"/>
          <w:szCs w:val="24"/>
          <w:lang w:val="en-US"/>
        </w:rPr>
        <w:t>D.</w:t>
      </w:r>
      <w:r w:rsidR="00A27CE0">
        <w:rPr>
          <w:rFonts w:ascii="Times New Roman" w:hAnsi="Times New Roman" w:cs="Times New Roman"/>
          <w:sz w:val="24"/>
          <w:szCs w:val="24"/>
          <w:lang w:val="en-US"/>
        </w:rPr>
        <w:t xml:space="preserve"> </w:t>
      </w:r>
      <w:r w:rsidRPr="00EB599F">
        <w:rPr>
          <w:rFonts w:ascii="Times New Roman" w:hAnsi="Times New Roman" w:cs="Times New Roman"/>
          <w:sz w:val="24"/>
          <w:szCs w:val="24"/>
          <w:lang w:val="en-US"/>
        </w:rPr>
        <w:t xml:space="preserve">Ryabchuk, </w:t>
      </w:r>
      <w:r w:rsidR="00A27CE0" w:rsidRPr="00EB599F">
        <w:rPr>
          <w:rFonts w:ascii="Times New Roman" w:hAnsi="Times New Roman" w:cs="Times New Roman"/>
          <w:sz w:val="24"/>
          <w:szCs w:val="24"/>
          <w:lang w:val="en-US"/>
        </w:rPr>
        <w:t>A.</w:t>
      </w:r>
      <w:r w:rsidR="00A27CE0">
        <w:rPr>
          <w:rFonts w:ascii="Times New Roman" w:hAnsi="Times New Roman" w:cs="Times New Roman"/>
          <w:sz w:val="24"/>
          <w:szCs w:val="24"/>
          <w:lang w:val="en-US"/>
        </w:rPr>
        <w:t xml:space="preserve"> </w:t>
      </w:r>
      <w:r w:rsidRPr="00EB599F">
        <w:rPr>
          <w:rFonts w:ascii="Times New Roman" w:hAnsi="Times New Roman" w:cs="Times New Roman"/>
          <w:sz w:val="24"/>
          <w:szCs w:val="24"/>
          <w:lang w:val="en-US"/>
        </w:rPr>
        <w:t xml:space="preserve">Kolesov, </w:t>
      </w:r>
      <w:r w:rsidR="00A27CE0" w:rsidRPr="00EB599F">
        <w:rPr>
          <w:rFonts w:ascii="Times New Roman" w:hAnsi="Times New Roman" w:cs="Times New Roman"/>
          <w:sz w:val="24"/>
          <w:szCs w:val="24"/>
          <w:lang w:val="en-US"/>
        </w:rPr>
        <w:t>B.</w:t>
      </w:r>
      <w:r w:rsidR="00A27CE0">
        <w:rPr>
          <w:rFonts w:ascii="Times New Roman" w:hAnsi="Times New Roman" w:cs="Times New Roman"/>
          <w:sz w:val="24"/>
          <w:szCs w:val="24"/>
          <w:lang w:val="en-US"/>
        </w:rPr>
        <w:t xml:space="preserve"> Chubarenko</w:t>
      </w:r>
      <w:r w:rsidRPr="00EB599F">
        <w:rPr>
          <w:rFonts w:ascii="Times New Roman" w:hAnsi="Times New Roman" w:cs="Times New Roman"/>
          <w:sz w:val="24"/>
          <w:szCs w:val="24"/>
          <w:lang w:val="en-US"/>
        </w:rPr>
        <w:t xml:space="preserve">, </w:t>
      </w:r>
      <w:r w:rsidR="00A27CE0" w:rsidRPr="00EB599F">
        <w:rPr>
          <w:rFonts w:ascii="Times New Roman" w:hAnsi="Times New Roman" w:cs="Times New Roman"/>
          <w:sz w:val="24"/>
          <w:szCs w:val="24"/>
          <w:lang w:val="en-US"/>
        </w:rPr>
        <w:t>M.</w:t>
      </w:r>
      <w:r w:rsidR="00A27CE0">
        <w:rPr>
          <w:rFonts w:ascii="Times New Roman" w:hAnsi="Times New Roman" w:cs="Times New Roman"/>
          <w:sz w:val="24"/>
          <w:szCs w:val="24"/>
          <w:lang w:val="en-US"/>
        </w:rPr>
        <w:t xml:space="preserve"> Spiridonov</w:t>
      </w:r>
      <w:r w:rsidRPr="00EB599F">
        <w:rPr>
          <w:rFonts w:ascii="Times New Roman" w:hAnsi="Times New Roman" w:cs="Times New Roman"/>
          <w:sz w:val="24"/>
          <w:szCs w:val="24"/>
          <w:lang w:val="en-US"/>
        </w:rPr>
        <w:t xml:space="preserve">, </w:t>
      </w:r>
      <w:r w:rsidR="00A27CE0" w:rsidRPr="00EB599F">
        <w:rPr>
          <w:rFonts w:ascii="Times New Roman" w:hAnsi="Times New Roman" w:cs="Times New Roman"/>
          <w:sz w:val="24"/>
          <w:szCs w:val="24"/>
          <w:lang w:val="en-US"/>
        </w:rPr>
        <w:t>D.</w:t>
      </w:r>
      <w:r w:rsidR="00A27CE0">
        <w:rPr>
          <w:rFonts w:ascii="Times New Roman" w:hAnsi="Times New Roman" w:cs="Times New Roman"/>
          <w:sz w:val="24"/>
          <w:szCs w:val="24"/>
          <w:lang w:val="en-US"/>
        </w:rPr>
        <w:t xml:space="preserve"> </w:t>
      </w:r>
      <w:r w:rsidRPr="00EB599F">
        <w:rPr>
          <w:rFonts w:ascii="Times New Roman" w:hAnsi="Times New Roman" w:cs="Times New Roman"/>
          <w:sz w:val="24"/>
          <w:szCs w:val="24"/>
          <w:lang w:val="en-US"/>
        </w:rPr>
        <w:t>Kurennoy</w:t>
      </w:r>
      <w:r w:rsidR="00A27CE0">
        <w:rPr>
          <w:rFonts w:ascii="Times New Roman" w:hAnsi="Times New Roman" w:cs="Times New Roman"/>
          <w:sz w:val="24"/>
          <w:szCs w:val="24"/>
          <w:lang w:val="en-US"/>
        </w:rPr>
        <w:t xml:space="preserve"> and</w:t>
      </w:r>
      <w:r w:rsidRPr="00EB599F">
        <w:rPr>
          <w:rFonts w:ascii="Times New Roman" w:hAnsi="Times New Roman" w:cs="Times New Roman"/>
          <w:sz w:val="24"/>
          <w:szCs w:val="24"/>
          <w:lang w:val="en-US"/>
        </w:rPr>
        <w:t xml:space="preserve"> </w:t>
      </w:r>
      <w:r w:rsidR="00A27CE0" w:rsidRPr="00EB599F">
        <w:rPr>
          <w:rFonts w:ascii="Times New Roman" w:hAnsi="Times New Roman" w:cs="Times New Roman"/>
          <w:sz w:val="24"/>
          <w:szCs w:val="24"/>
          <w:lang w:val="en-US"/>
        </w:rPr>
        <w:t>T.</w:t>
      </w:r>
      <w:r w:rsidR="00A27CE0">
        <w:rPr>
          <w:rFonts w:ascii="Times New Roman" w:hAnsi="Times New Roman" w:cs="Times New Roman"/>
          <w:sz w:val="24"/>
          <w:szCs w:val="24"/>
          <w:lang w:val="en-US"/>
        </w:rPr>
        <w:t> Soomere, “</w:t>
      </w:r>
      <w:r w:rsidR="00A27CE0" w:rsidRPr="00EB599F">
        <w:rPr>
          <w:rFonts w:ascii="Times New Roman" w:hAnsi="Times New Roman" w:cs="Times New Roman"/>
          <w:sz w:val="24"/>
          <w:szCs w:val="24"/>
          <w:lang w:val="en-US"/>
        </w:rPr>
        <w:t xml:space="preserve">Coastal </w:t>
      </w:r>
      <w:r w:rsidR="00A27CE0">
        <w:rPr>
          <w:rFonts w:ascii="Times New Roman" w:hAnsi="Times New Roman" w:cs="Times New Roman"/>
          <w:sz w:val="24"/>
          <w:szCs w:val="24"/>
          <w:lang w:val="en-US"/>
        </w:rPr>
        <w:t>E</w:t>
      </w:r>
      <w:r w:rsidR="00A27CE0" w:rsidRPr="00EB599F">
        <w:rPr>
          <w:rFonts w:ascii="Times New Roman" w:hAnsi="Times New Roman" w:cs="Times New Roman"/>
          <w:sz w:val="24"/>
          <w:szCs w:val="24"/>
          <w:lang w:val="en-US"/>
        </w:rPr>
        <w:t xml:space="preserve">rosion </w:t>
      </w:r>
      <w:r w:rsidR="00A27CE0">
        <w:rPr>
          <w:rFonts w:ascii="Times New Roman" w:hAnsi="Times New Roman" w:cs="Times New Roman"/>
          <w:sz w:val="24"/>
          <w:szCs w:val="24"/>
          <w:lang w:val="en-US"/>
        </w:rPr>
        <w:t>P</w:t>
      </w:r>
      <w:r w:rsidR="00A27CE0" w:rsidRPr="00EB599F">
        <w:rPr>
          <w:rFonts w:ascii="Times New Roman" w:hAnsi="Times New Roman" w:cs="Times New Roman"/>
          <w:sz w:val="24"/>
          <w:szCs w:val="24"/>
          <w:lang w:val="en-US"/>
        </w:rPr>
        <w:t xml:space="preserve">rocesses in the </w:t>
      </w:r>
      <w:r w:rsidR="00A27CE0">
        <w:rPr>
          <w:rFonts w:ascii="Times New Roman" w:hAnsi="Times New Roman" w:cs="Times New Roman"/>
          <w:sz w:val="24"/>
          <w:szCs w:val="24"/>
          <w:lang w:val="en-US"/>
        </w:rPr>
        <w:t>E</w:t>
      </w:r>
      <w:r w:rsidR="00A27CE0" w:rsidRPr="00EB599F">
        <w:rPr>
          <w:rFonts w:ascii="Times New Roman" w:hAnsi="Times New Roman" w:cs="Times New Roman"/>
          <w:sz w:val="24"/>
          <w:szCs w:val="24"/>
          <w:lang w:val="en-US"/>
        </w:rPr>
        <w:t xml:space="preserve">astern Gulf of Finland and </w:t>
      </w:r>
      <w:r w:rsidR="00A27CE0">
        <w:rPr>
          <w:rFonts w:ascii="Times New Roman" w:hAnsi="Times New Roman" w:cs="Times New Roman"/>
          <w:sz w:val="24"/>
          <w:szCs w:val="24"/>
          <w:lang w:val="en-US"/>
        </w:rPr>
        <w:t>T</w:t>
      </w:r>
      <w:r w:rsidR="00A27CE0" w:rsidRPr="00EB599F">
        <w:rPr>
          <w:rFonts w:ascii="Times New Roman" w:hAnsi="Times New Roman" w:cs="Times New Roman"/>
          <w:sz w:val="24"/>
          <w:szCs w:val="24"/>
          <w:lang w:val="en-US"/>
        </w:rPr>
        <w:t xml:space="preserve">heir </w:t>
      </w:r>
      <w:r w:rsidR="00A27CE0">
        <w:rPr>
          <w:rFonts w:ascii="Times New Roman" w:hAnsi="Times New Roman" w:cs="Times New Roman"/>
          <w:sz w:val="24"/>
          <w:szCs w:val="24"/>
          <w:lang w:val="en-US"/>
        </w:rPr>
        <w:t>L</w:t>
      </w:r>
      <w:r w:rsidR="00A27CE0" w:rsidRPr="00EB599F">
        <w:rPr>
          <w:rFonts w:ascii="Times New Roman" w:hAnsi="Times New Roman" w:cs="Times New Roman"/>
          <w:sz w:val="24"/>
          <w:szCs w:val="24"/>
          <w:lang w:val="en-US"/>
        </w:rPr>
        <w:t xml:space="preserve">inks </w:t>
      </w:r>
      <w:r w:rsidR="00A27CE0">
        <w:rPr>
          <w:rFonts w:ascii="Times New Roman" w:hAnsi="Times New Roman" w:cs="Times New Roman"/>
          <w:sz w:val="24"/>
          <w:szCs w:val="24"/>
          <w:lang w:val="en-US"/>
        </w:rPr>
        <w:t>W</w:t>
      </w:r>
      <w:r w:rsidR="00A27CE0" w:rsidRPr="00EB599F">
        <w:rPr>
          <w:rFonts w:ascii="Times New Roman" w:hAnsi="Times New Roman" w:cs="Times New Roman"/>
          <w:sz w:val="24"/>
          <w:szCs w:val="24"/>
          <w:lang w:val="en-US"/>
        </w:rPr>
        <w:t xml:space="preserve">ith </w:t>
      </w:r>
      <w:r w:rsidR="00A27CE0">
        <w:rPr>
          <w:rFonts w:ascii="Times New Roman" w:hAnsi="Times New Roman" w:cs="Times New Roman"/>
          <w:sz w:val="24"/>
          <w:szCs w:val="24"/>
          <w:lang w:val="en-US"/>
        </w:rPr>
        <w:t>G</w:t>
      </w:r>
      <w:r w:rsidR="00A27CE0" w:rsidRPr="00EB599F">
        <w:rPr>
          <w:rFonts w:ascii="Times New Roman" w:hAnsi="Times New Roman" w:cs="Times New Roman"/>
          <w:sz w:val="24"/>
          <w:szCs w:val="24"/>
          <w:lang w:val="en-US"/>
        </w:rPr>
        <w:t xml:space="preserve">eological and </w:t>
      </w:r>
      <w:r w:rsidR="00A27CE0">
        <w:rPr>
          <w:rFonts w:ascii="Times New Roman" w:hAnsi="Times New Roman" w:cs="Times New Roman"/>
          <w:sz w:val="24"/>
          <w:szCs w:val="24"/>
          <w:lang w:val="en-US"/>
        </w:rPr>
        <w:t>H</w:t>
      </w:r>
      <w:r w:rsidR="00A27CE0" w:rsidRPr="00EB599F">
        <w:rPr>
          <w:rFonts w:ascii="Times New Roman" w:hAnsi="Times New Roman" w:cs="Times New Roman"/>
          <w:sz w:val="24"/>
          <w:szCs w:val="24"/>
          <w:lang w:val="en-US"/>
        </w:rPr>
        <w:t xml:space="preserve">ydrometeorological </w:t>
      </w:r>
      <w:r w:rsidR="00A27CE0">
        <w:rPr>
          <w:rFonts w:ascii="Times New Roman" w:hAnsi="Times New Roman" w:cs="Times New Roman"/>
          <w:sz w:val="24"/>
          <w:szCs w:val="24"/>
          <w:lang w:val="en-US"/>
        </w:rPr>
        <w:t>F</w:t>
      </w:r>
      <w:r w:rsidR="00A27CE0" w:rsidRPr="00EB599F">
        <w:rPr>
          <w:rFonts w:ascii="Times New Roman" w:hAnsi="Times New Roman" w:cs="Times New Roman"/>
          <w:sz w:val="24"/>
          <w:szCs w:val="24"/>
          <w:lang w:val="en-US"/>
        </w:rPr>
        <w:t>actors</w:t>
      </w:r>
      <w:r w:rsidR="00A27CE0">
        <w:rPr>
          <w:rFonts w:ascii="Times New Roman" w:hAnsi="Times New Roman" w:cs="Times New Roman"/>
          <w:sz w:val="24"/>
          <w:szCs w:val="24"/>
          <w:lang w:val="en-US"/>
        </w:rPr>
        <w:t>,”</w:t>
      </w:r>
      <w:r w:rsidR="00A27CE0" w:rsidRPr="00EB599F">
        <w:rPr>
          <w:rFonts w:ascii="Times New Roman" w:hAnsi="Times New Roman" w:cs="Times New Roman"/>
          <w:sz w:val="24"/>
          <w:szCs w:val="24"/>
          <w:lang w:val="en-US"/>
        </w:rPr>
        <w:t xml:space="preserve"> </w:t>
      </w:r>
      <w:r w:rsidR="00A27CE0" w:rsidRPr="00A27CE0">
        <w:rPr>
          <w:rFonts w:ascii="Times New Roman" w:hAnsi="Times New Roman" w:cs="Times New Roman"/>
          <w:i/>
          <w:sz w:val="24"/>
          <w:szCs w:val="24"/>
          <w:lang w:val="en-US"/>
        </w:rPr>
        <w:t>Boreal Env. Res.</w:t>
      </w:r>
      <w:r w:rsidR="00A27CE0">
        <w:rPr>
          <w:rFonts w:ascii="Times New Roman" w:hAnsi="Times New Roman" w:cs="Times New Roman"/>
          <w:i/>
          <w:sz w:val="24"/>
          <w:szCs w:val="24"/>
          <w:lang w:val="en-US"/>
        </w:rPr>
        <w:t>,</w:t>
      </w:r>
      <w:r w:rsidR="00A27CE0">
        <w:rPr>
          <w:rFonts w:ascii="Times New Roman" w:hAnsi="Times New Roman" w:cs="Times New Roman"/>
          <w:sz w:val="24"/>
          <w:szCs w:val="24"/>
          <w:lang w:val="en-US"/>
        </w:rPr>
        <w:t xml:space="preserve"> </w:t>
      </w:r>
      <w:r w:rsidRPr="00EB599F">
        <w:rPr>
          <w:rFonts w:ascii="Times New Roman" w:hAnsi="Times New Roman" w:cs="Times New Roman"/>
          <w:sz w:val="24"/>
          <w:szCs w:val="24"/>
          <w:lang w:val="en-US"/>
        </w:rPr>
        <w:t>16 (suppl. A)</w:t>
      </w:r>
      <w:r w:rsidR="00A27CE0">
        <w:rPr>
          <w:rFonts w:ascii="Times New Roman" w:hAnsi="Times New Roman" w:cs="Times New Roman"/>
          <w:sz w:val="24"/>
          <w:szCs w:val="24"/>
          <w:lang w:val="en-US"/>
        </w:rPr>
        <w:t>, pp. </w:t>
      </w:r>
      <w:r w:rsidRPr="00EB599F">
        <w:rPr>
          <w:rFonts w:ascii="Times New Roman" w:hAnsi="Times New Roman" w:cs="Times New Roman"/>
          <w:sz w:val="24"/>
          <w:szCs w:val="24"/>
          <w:lang w:val="en-US"/>
        </w:rPr>
        <w:t>117–137</w:t>
      </w:r>
      <w:r w:rsidR="00A27CE0">
        <w:rPr>
          <w:rFonts w:ascii="Times New Roman" w:hAnsi="Times New Roman" w:cs="Times New Roman"/>
          <w:sz w:val="24"/>
          <w:szCs w:val="24"/>
          <w:lang w:val="en-US"/>
        </w:rPr>
        <w:t>,</w:t>
      </w:r>
      <w:r w:rsidR="00A27CE0" w:rsidRPr="00A27CE0">
        <w:rPr>
          <w:rFonts w:ascii="Times New Roman" w:hAnsi="Times New Roman" w:cs="Times New Roman"/>
          <w:sz w:val="24"/>
          <w:szCs w:val="24"/>
          <w:lang w:val="en-US"/>
        </w:rPr>
        <w:t xml:space="preserve"> </w:t>
      </w:r>
      <w:r w:rsidR="00A27CE0" w:rsidRPr="00EB599F">
        <w:rPr>
          <w:rFonts w:ascii="Times New Roman" w:hAnsi="Times New Roman" w:cs="Times New Roman"/>
          <w:sz w:val="24"/>
          <w:szCs w:val="24"/>
          <w:lang w:val="en-US"/>
        </w:rPr>
        <w:t>2011</w:t>
      </w:r>
      <w:r w:rsidR="00A27CE0">
        <w:rPr>
          <w:rFonts w:ascii="Times New Roman" w:hAnsi="Times New Roman" w:cs="Times New Roman"/>
          <w:sz w:val="24"/>
          <w:szCs w:val="24"/>
          <w:lang w:val="en-US"/>
        </w:rPr>
        <w:t>.</w:t>
      </w:r>
    </w:p>
    <w:p w:rsidR="006500CA" w:rsidRPr="00EB599F" w:rsidRDefault="00A134F8" w:rsidP="008C15C5">
      <w:pPr>
        <w:spacing w:after="0" w:line="23" w:lineRule="atLeast"/>
        <w:ind w:firstLine="709"/>
        <w:jc w:val="both"/>
        <w:rPr>
          <w:rFonts w:ascii="Times New Roman" w:eastAsia="Calibri" w:hAnsi="Times New Roman" w:cs="Times New Roman"/>
          <w:sz w:val="24"/>
          <w:lang w:val="en-US"/>
        </w:rPr>
      </w:pPr>
      <w:r w:rsidRPr="00EB599F">
        <w:rPr>
          <w:rFonts w:ascii="Times New Roman" w:eastAsia="Calibri" w:hAnsi="Times New Roman" w:cs="Times New Roman"/>
          <w:sz w:val="24"/>
          <w:lang w:val="en-US"/>
        </w:rPr>
        <w:t xml:space="preserve">2. </w:t>
      </w:r>
      <w:r w:rsidR="006500CA" w:rsidRPr="00295CA0">
        <w:rPr>
          <w:rFonts w:ascii="Times New Roman" w:eastAsia="Calibri" w:hAnsi="Times New Roman" w:cs="Times New Roman"/>
          <w:i/>
          <w:sz w:val="24"/>
          <w:lang w:val="en-US"/>
        </w:rPr>
        <w:t xml:space="preserve">Information </w:t>
      </w:r>
      <w:r w:rsidR="00295CA0">
        <w:rPr>
          <w:rFonts w:ascii="Times New Roman" w:eastAsia="Calibri" w:hAnsi="Times New Roman" w:cs="Times New Roman"/>
          <w:i/>
          <w:sz w:val="24"/>
          <w:lang w:val="en-US"/>
        </w:rPr>
        <w:t>B</w:t>
      </w:r>
      <w:r w:rsidR="006500CA" w:rsidRPr="00295CA0">
        <w:rPr>
          <w:rFonts w:ascii="Times New Roman" w:eastAsia="Calibri" w:hAnsi="Times New Roman" w:cs="Times New Roman"/>
          <w:i/>
          <w:sz w:val="24"/>
          <w:lang w:val="en-US"/>
        </w:rPr>
        <w:t xml:space="preserve">ulletin on the </w:t>
      </w:r>
      <w:r w:rsidR="00295CA0">
        <w:rPr>
          <w:rFonts w:ascii="Times New Roman" w:eastAsia="Calibri" w:hAnsi="Times New Roman" w:cs="Times New Roman"/>
          <w:i/>
          <w:sz w:val="24"/>
          <w:lang w:val="en-US"/>
        </w:rPr>
        <w:t>S</w:t>
      </w:r>
      <w:r w:rsidR="006500CA" w:rsidRPr="00295CA0">
        <w:rPr>
          <w:rFonts w:ascii="Times New Roman" w:eastAsia="Calibri" w:hAnsi="Times New Roman" w:cs="Times New Roman"/>
          <w:i/>
          <w:sz w:val="24"/>
          <w:lang w:val="en-US"/>
        </w:rPr>
        <w:t xml:space="preserve">tate of </w:t>
      </w:r>
      <w:r w:rsidR="00295CA0">
        <w:rPr>
          <w:rFonts w:ascii="Times New Roman" w:eastAsia="Calibri" w:hAnsi="Times New Roman" w:cs="Times New Roman"/>
          <w:i/>
          <w:sz w:val="24"/>
          <w:lang w:val="en-US"/>
        </w:rPr>
        <w:t>G</w:t>
      </w:r>
      <w:r w:rsidR="006500CA" w:rsidRPr="00295CA0">
        <w:rPr>
          <w:rFonts w:ascii="Times New Roman" w:eastAsia="Calibri" w:hAnsi="Times New Roman" w:cs="Times New Roman"/>
          <w:i/>
          <w:sz w:val="24"/>
          <w:lang w:val="en-US"/>
        </w:rPr>
        <w:t xml:space="preserve">eological </w:t>
      </w:r>
      <w:r w:rsidR="00295CA0">
        <w:rPr>
          <w:rFonts w:ascii="Times New Roman" w:eastAsia="Calibri" w:hAnsi="Times New Roman" w:cs="Times New Roman"/>
          <w:i/>
          <w:sz w:val="24"/>
          <w:lang w:val="en-US"/>
        </w:rPr>
        <w:t>E</w:t>
      </w:r>
      <w:r w:rsidR="006500CA" w:rsidRPr="00295CA0">
        <w:rPr>
          <w:rFonts w:ascii="Times New Roman" w:eastAsia="Calibri" w:hAnsi="Times New Roman" w:cs="Times New Roman"/>
          <w:i/>
          <w:sz w:val="24"/>
          <w:lang w:val="en-US"/>
        </w:rPr>
        <w:t xml:space="preserve">nvironment of the </w:t>
      </w:r>
      <w:r w:rsidR="00295CA0">
        <w:rPr>
          <w:rFonts w:ascii="Times New Roman" w:eastAsia="Calibri" w:hAnsi="Times New Roman" w:cs="Times New Roman"/>
          <w:i/>
          <w:sz w:val="24"/>
          <w:lang w:val="en-US"/>
        </w:rPr>
        <w:t>C</w:t>
      </w:r>
      <w:r w:rsidR="006500CA" w:rsidRPr="00295CA0">
        <w:rPr>
          <w:rFonts w:ascii="Times New Roman" w:eastAsia="Calibri" w:hAnsi="Times New Roman" w:cs="Times New Roman"/>
          <w:i/>
          <w:sz w:val="24"/>
          <w:lang w:val="en-US"/>
        </w:rPr>
        <w:t xml:space="preserve">oastal </w:t>
      </w:r>
      <w:r w:rsidR="00295CA0">
        <w:rPr>
          <w:rFonts w:ascii="Times New Roman" w:eastAsia="Calibri" w:hAnsi="Times New Roman" w:cs="Times New Roman"/>
          <w:i/>
          <w:sz w:val="24"/>
          <w:lang w:val="en-US"/>
        </w:rPr>
        <w:t>A</w:t>
      </w:r>
      <w:r w:rsidR="006500CA" w:rsidRPr="00295CA0">
        <w:rPr>
          <w:rFonts w:ascii="Times New Roman" w:eastAsia="Calibri" w:hAnsi="Times New Roman" w:cs="Times New Roman"/>
          <w:i/>
          <w:sz w:val="24"/>
          <w:lang w:val="en-US"/>
        </w:rPr>
        <w:t>reas of the Barents, White and Baltic Sea in 2013</w:t>
      </w:r>
      <w:r w:rsidR="00295CA0">
        <w:rPr>
          <w:rFonts w:ascii="Times New Roman" w:eastAsia="Calibri" w:hAnsi="Times New Roman" w:cs="Times New Roman"/>
          <w:sz w:val="24"/>
          <w:lang w:val="en-US"/>
        </w:rPr>
        <w:t xml:space="preserve">, </w:t>
      </w:r>
      <w:r w:rsidR="006500CA" w:rsidRPr="00EB599F">
        <w:rPr>
          <w:rFonts w:ascii="Times New Roman" w:eastAsia="Calibri" w:hAnsi="Times New Roman" w:cs="Times New Roman"/>
          <w:sz w:val="24"/>
          <w:lang w:val="en-US"/>
        </w:rPr>
        <w:t>Ed. O.V.</w:t>
      </w:r>
      <w:r w:rsidR="00295CA0">
        <w:rPr>
          <w:rFonts w:ascii="Times New Roman" w:eastAsia="Calibri" w:hAnsi="Times New Roman" w:cs="Times New Roman"/>
          <w:sz w:val="24"/>
          <w:lang w:val="en-US"/>
        </w:rPr>
        <w:t xml:space="preserve"> </w:t>
      </w:r>
      <w:r w:rsidR="006500CA" w:rsidRPr="00EB599F">
        <w:rPr>
          <w:rFonts w:ascii="Times New Roman" w:eastAsia="Calibri" w:hAnsi="Times New Roman" w:cs="Times New Roman"/>
          <w:sz w:val="24"/>
          <w:lang w:val="en-US"/>
        </w:rPr>
        <w:t>Petrov, A.M.</w:t>
      </w:r>
      <w:r w:rsidR="00295CA0">
        <w:rPr>
          <w:rFonts w:ascii="Times New Roman" w:eastAsia="Calibri" w:hAnsi="Times New Roman" w:cs="Times New Roman"/>
          <w:sz w:val="24"/>
          <w:lang w:val="en-US"/>
        </w:rPr>
        <w:t xml:space="preserve"> </w:t>
      </w:r>
      <w:r w:rsidR="006500CA" w:rsidRPr="00EB599F">
        <w:rPr>
          <w:rFonts w:ascii="Times New Roman" w:eastAsia="Calibri" w:hAnsi="Times New Roman" w:cs="Times New Roman"/>
          <w:sz w:val="24"/>
          <w:lang w:val="en-US"/>
        </w:rPr>
        <w:t>Lygin. St. Petersburg, VSEGEI, 136 p.</w:t>
      </w:r>
      <w:r w:rsidR="00295CA0">
        <w:rPr>
          <w:rFonts w:ascii="Times New Roman" w:eastAsia="Calibri" w:hAnsi="Times New Roman" w:cs="Times New Roman"/>
          <w:sz w:val="24"/>
          <w:lang w:val="en-US"/>
        </w:rPr>
        <w:t>, 2014,</w:t>
      </w:r>
      <w:r w:rsidR="00295CA0" w:rsidRPr="00EB599F">
        <w:rPr>
          <w:rFonts w:ascii="Times New Roman" w:eastAsia="Calibri" w:hAnsi="Times New Roman" w:cs="Times New Roman"/>
          <w:sz w:val="24"/>
          <w:lang w:val="en-US"/>
        </w:rPr>
        <w:t xml:space="preserve"> </w:t>
      </w:r>
      <w:r w:rsidR="00295CA0">
        <w:rPr>
          <w:rFonts w:ascii="Times New Roman" w:eastAsia="Calibri" w:hAnsi="Times New Roman" w:cs="Times New Roman"/>
          <w:sz w:val="24"/>
          <w:lang w:val="en-US"/>
        </w:rPr>
        <w:t>i</w:t>
      </w:r>
      <w:r w:rsidR="006500CA" w:rsidRPr="00EB599F">
        <w:rPr>
          <w:rFonts w:ascii="Times New Roman" w:eastAsia="Calibri" w:hAnsi="Times New Roman" w:cs="Times New Roman"/>
          <w:sz w:val="24"/>
          <w:lang w:val="en-US"/>
        </w:rPr>
        <w:t>n Russian.</w:t>
      </w:r>
    </w:p>
    <w:p w:rsidR="00A134F8" w:rsidRPr="00EB599F" w:rsidRDefault="00A134F8" w:rsidP="008C15C5">
      <w:pPr>
        <w:spacing w:after="0" w:line="23" w:lineRule="atLeast"/>
        <w:ind w:firstLine="709"/>
        <w:jc w:val="both"/>
        <w:rPr>
          <w:rFonts w:ascii="Times New Roman" w:eastAsia="Calibri" w:hAnsi="Times New Roman" w:cs="Times New Roman"/>
          <w:b/>
          <w:sz w:val="24"/>
          <w:lang w:val="en-US"/>
        </w:rPr>
      </w:pPr>
      <w:r w:rsidRPr="00EB599F">
        <w:rPr>
          <w:rFonts w:ascii="Times New Roman" w:hAnsi="Times New Roman" w:cs="Times New Roman"/>
          <w:sz w:val="24"/>
          <w:szCs w:val="24"/>
          <w:lang w:val="en-US"/>
        </w:rPr>
        <w:t>3. H.</w:t>
      </w:r>
      <w:r w:rsidR="00295CA0">
        <w:rPr>
          <w:rFonts w:ascii="Times New Roman" w:hAnsi="Times New Roman" w:cs="Times New Roman"/>
          <w:sz w:val="24"/>
          <w:szCs w:val="24"/>
          <w:lang w:val="en-US"/>
        </w:rPr>
        <w:t xml:space="preserve"> </w:t>
      </w:r>
      <w:r w:rsidRPr="00EB599F">
        <w:rPr>
          <w:rFonts w:ascii="Times New Roman" w:hAnsi="Times New Roman" w:cs="Times New Roman"/>
          <w:sz w:val="24"/>
          <w:szCs w:val="24"/>
          <w:lang w:val="en-US"/>
        </w:rPr>
        <w:t>Tonisson, Ü. Suursaar, S. Suuroja, D. Ryabchuk, K. Orviku, A. Kont, A. Sergeev, R. Rivis</w:t>
      </w:r>
      <w:r w:rsidR="006E0325">
        <w:rPr>
          <w:rFonts w:ascii="Times New Roman" w:hAnsi="Times New Roman" w:cs="Times New Roman"/>
          <w:sz w:val="24"/>
          <w:szCs w:val="24"/>
          <w:lang w:val="en-US"/>
        </w:rPr>
        <w:t>,</w:t>
      </w:r>
      <w:r w:rsidRPr="00EB599F">
        <w:rPr>
          <w:rFonts w:ascii="Times New Roman" w:hAnsi="Times New Roman" w:cs="Times New Roman"/>
          <w:sz w:val="24"/>
          <w:szCs w:val="24"/>
          <w:lang w:val="en-US"/>
        </w:rPr>
        <w:t xml:space="preserve"> </w:t>
      </w:r>
      <w:r w:rsidR="00AA0249">
        <w:rPr>
          <w:rFonts w:ascii="Times New Roman" w:hAnsi="Times New Roman" w:cs="Times New Roman"/>
          <w:sz w:val="24"/>
          <w:szCs w:val="24"/>
          <w:lang w:val="en-US"/>
        </w:rPr>
        <w:t>“</w:t>
      </w:r>
      <w:r w:rsidRPr="00EB599F">
        <w:rPr>
          <w:rFonts w:ascii="Times New Roman" w:hAnsi="Times New Roman" w:cs="Times New Roman"/>
          <w:sz w:val="24"/>
          <w:szCs w:val="24"/>
          <w:lang w:val="en-US"/>
        </w:rPr>
        <w:t xml:space="preserve">Changes on </w:t>
      </w:r>
      <w:r w:rsidR="00AA0249">
        <w:rPr>
          <w:rFonts w:ascii="Times New Roman" w:hAnsi="Times New Roman" w:cs="Times New Roman"/>
          <w:sz w:val="24"/>
          <w:szCs w:val="24"/>
          <w:lang w:val="en-US"/>
        </w:rPr>
        <w:t>C</w:t>
      </w:r>
      <w:r w:rsidRPr="00EB599F">
        <w:rPr>
          <w:rFonts w:ascii="Times New Roman" w:hAnsi="Times New Roman" w:cs="Times New Roman"/>
          <w:sz w:val="24"/>
          <w:szCs w:val="24"/>
          <w:lang w:val="en-US"/>
        </w:rPr>
        <w:t xml:space="preserve">oasts of </w:t>
      </w:r>
      <w:r w:rsidR="00AA0249">
        <w:rPr>
          <w:rFonts w:ascii="Times New Roman" w:hAnsi="Times New Roman" w:cs="Times New Roman"/>
          <w:sz w:val="24"/>
          <w:szCs w:val="24"/>
          <w:lang w:val="en-US"/>
        </w:rPr>
        <w:t>W</w:t>
      </w:r>
      <w:r w:rsidRPr="00EB599F">
        <w:rPr>
          <w:rFonts w:ascii="Times New Roman" w:hAnsi="Times New Roman" w:cs="Times New Roman"/>
          <w:sz w:val="24"/>
          <w:szCs w:val="24"/>
          <w:lang w:val="en-US"/>
        </w:rPr>
        <w:t xml:space="preserve">estern Estonia and Russian Gulf of Finland, </w:t>
      </w:r>
      <w:r w:rsidR="00AA0249">
        <w:rPr>
          <w:rFonts w:ascii="Times New Roman" w:hAnsi="Times New Roman" w:cs="Times New Roman"/>
          <w:sz w:val="24"/>
          <w:szCs w:val="24"/>
          <w:lang w:val="en-US"/>
        </w:rPr>
        <w:t>C</w:t>
      </w:r>
      <w:r w:rsidRPr="00EB599F">
        <w:rPr>
          <w:rFonts w:ascii="Times New Roman" w:hAnsi="Times New Roman" w:cs="Times New Roman"/>
          <w:sz w:val="24"/>
          <w:szCs w:val="24"/>
          <w:lang w:val="en-US"/>
        </w:rPr>
        <w:t xml:space="preserve">aused by </w:t>
      </w:r>
      <w:r w:rsidR="00AA0249">
        <w:rPr>
          <w:rFonts w:ascii="Times New Roman" w:hAnsi="Times New Roman" w:cs="Times New Roman"/>
          <w:sz w:val="24"/>
          <w:szCs w:val="24"/>
          <w:lang w:val="en-US"/>
        </w:rPr>
        <w:t>E</w:t>
      </w:r>
      <w:r w:rsidRPr="00EB599F">
        <w:rPr>
          <w:rFonts w:ascii="Times New Roman" w:hAnsi="Times New Roman" w:cs="Times New Roman"/>
          <w:sz w:val="24"/>
          <w:szCs w:val="24"/>
          <w:lang w:val="en-US"/>
        </w:rPr>
        <w:t xml:space="preserve">xtreme </w:t>
      </w:r>
      <w:r w:rsidR="00AA0249">
        <w:rPr>
          <w:rFonts w:ascii="Times New Roman" w:hAnsi="Times New Roman" w:cs="Times New Roman"/>
          <w:sz w:val="24"/>
          <w:szCs w:val="24"/>
          <w:lang w:val="en-US"/>
        </w:rPr>
        <w:t>S</w:t>
      </w:r>
      <w:r w:rsidRPr="00EB599F">
        <w:rPr>
          <w:rFonts w:ascii="Times New Roman" w:hAnsi="Times New Roman" w:cs="Times New Roman"/>
          <w:sz w:val="24"/>
          <w:szCs w:val="24"/>
          <w:lang w:val="en-US"/>
        </w:rPr>
        <w:t>torm Berit in November 2011</w:t>
      </w:r>
      <w:r w:rsidR="006E0325">
        <w:rPr>
          <w:rFonts w:ascii="Times New Roman" w:hAnsi="Times New Roman" w:cs="Times New Roman"/>
          <w:sz w:val="24"/>
          <w:szCs w:val="24"/>
          <w:lang w:val="en-US"/>
        </w:rPr>
        <w:t>,</w:t>
      </w:r>
      <w:r w:rsidR="00AA0249">
        <w:rPr>
          <w:rFonts w:ascii="Times New Roman" w:hAnsi="Times New Roman" w:cs="Times New Roman"/>
          <w:sz w:val="24"/>
          <w:szCs w:val="24"/>
          <w:lang w:val="en-US"/>
        </w:rPr>
        <w:t>”</w:t>
      </w:r>
      <w:r w:rsidRPr="00EB599F">
        <w:rPr>
          <w:rFonts w:ascii="Times New Roman" w:hAnsi="Times New Roman" w:cs="Times New Roman"/>
          <w:sz w:val="24"/>
          <w:szCs w:val="24"/>
          <w:lang w:val="en-US"/>
        </w:rPr>
        <w:t>.</w:t>
      </w:r>
      <w:r w:rsidR="00AA0249">
        <w:rPr>
          <w:rFonts w:ascii="Times New Roman" w:hAnsi="Times New Roman" w:cs="Times New Roman"/>
          <w:sz w:val="24"/>
          <w:szCs w:val="24"/>
          <w:lang w:val="en-US"/>
        </w:rPr>
        <w:t xml:space="preserve"> </w:t>
      </w:r>
      <w:r w:rsidRPr="00EB599F">
        <w:rPr>
          <w:rFonts w:ascii="Times New Roman" w:hAnsi="Times New Roman" w:cs="Times New Roman"/>
          <w:sz w:val="24"/>
          <w:szCs w:val="24"/>
          <w:lang w:val="en-US"/>
        </w:rPr>
        <w:t>IEEE/OES Baltic International Symposium, Present and future. Climate change research, ocean observation and advanced technologies for regional sustainability, Klaipeda, Lithuania, p</w:t>
      </w:r>
      <w:r w:rsidR="00AA0249">
        <w:rPr>
          <w:rFonts w:ascii="Times New Roman" w:hAnsi="Times New Roman" w:cs="Times New Roman"/>
          <w:sz w:val="24"/>
          <w:szCs w:val="24"/>
          <w:lang w:val="en-US"/>
        </w:rPr>
        <w:t>p</w:t>
      </w:r>
      <w:r w:rsidRPr="00EB599F">
        <w:rPr>
          <w:rFonts w:ascii="Times New Roman" w:hAnsi="Times New Roman" w:cs="Times New Roman"/>
          <w:sz w:val="24"/>
          <w:szCs w:val="24"/>
          <w:lang w:val="en-US"/>
        </w:rPr>
        <w:t>. 1–</w:t>
      </w:r>
      <w:r w:rsidR="00AA0249">
        <w:rPr>
          <w:rFonts w:ascii="Times New Roman" w:hAnsi="Times New Roman" w:cs="Times New Roman"/>
          <w:sz w:val="24"/>
          <w:szCs w:val="24"/>
          <w:lang w:val="en-US"/>
        </w:rPr>
        <w:t>7,</w:t>
      </w:r>
      <w:r w:rsidR="00AA0249" w:rsidRPr="00AA0249">
        <w:rPr>
          <w:rFonts w:ascii="Times New Roman" w:hAnsi="Times New Roman" w:cs="Times New Roman"/>
          <w:sz w:val="24"/>
          <w:szCs w:val="24"/>
          <w:lang w:val="en-US"/>
        </w:rPr>
        <w:t xml:space="preserve"> </w:t>
      </w:r>
      <w:r w:rsidR="00AA0249" w:rsidRPr="00EB599F">
        <w:rPr>
          <w:rFonts w:ascii="Times New Roman" w:hAnsi="Times New Roman" w:cs="Times New Roman"/>
          <w:sz w:val="24"/>
          <w:szCs w:val="24"/>
          <w:lang w:val="en-US"/>
        </w:rPr>
        <w:t>2012</w:t>
      </w:r>
      <w:r w:rsidR="00AA0249">
        <w:rPr>
          <w:rFonts w:ascii="Times New Roman" w:hAnsi="Times New Roman" w:cs="Times New Roman"/>
          <w:sz w:val="24"/>
          <w:szCs w:val="24"/>
          <w:lang w:val="en-US"/>
        </w:rPr>
        <w:t>.</w:t>
      </w:r>
    </w:p>
    <w:p w:rsidR="00ED163E" w:rsidRPr="00EB599F" w:rsidRDefault="00A134F8" w:rsidP="008C15C5">
      <w:pPr>
        <w:spacing w:after="0" w:line="23" w:lineRule="atLeast"/>
        <w:ind w:firstLine="709"/>
        <w:jc w:val="both"/>
        <w:rPr>
          <w:rFonts w:ascii="Times New Roman" w:eastAsia="Calibri" w:hAnsi="Times New Roman" w:cs="Times New Roman"/>
          <w:sz w:val="24"/>
          <w:lang w:val="en-US"/>
        </w:rPr>
      </w:pPr>
      <w:r w:rsidRPr="00EB599F">
        <w:rPr>
          <w:rFonts w:ascii="Times New Roman" w:eastAsia="Calibri" w:hAnsi="Times New Roman" w:cs="Times New Roman"/>
          <w:sz w:val="24"/>
          <w:lang w:val="en-US"/>
        </w:rPr>
        <w:t>4</w:t>
      </w:r>
      <w:r w:rsidR="00ED163E" w:rsidRPr="00EB599F">
        <w:rPr>
          <w:rFonts w:ascii="Times New Roman" w:eastAsia="Calibri" w:hAnsi="Times New Roman" w:cs="Times New Roman"/>
          <w:sz w:val="24"/>
          <w:lang w:val="en-US"/>
        </w:rPr>
        <w:t xml:space="preserve">. </w:t>
      </w:r>
      <w:r w:rsidR="006E0325" w:rsidRPr="00EB599F">
        <w:rPr>
          <w:rFonts w:ascii="Times New Roman" w:eastAsia="Calibri" w:hAnsi="Times New Roman" w:cs="Times New Roman"/>
          <w:sz w:val="24"/>
          <w:lang w:val="en-US"/>
        </w:rPr>
        <w:t>I.O.</w:t>
      </w:r>
      <w:r w:rsidR="006E0325">
        <w:rPr>
          <w:rFonts w:ascii="Times New Roman" w:eastAsia="Calibri" w:hAnsi="Times New Roman" w:cs="Times New Roman"/>
          <w:sz w:val="24"/>
          <w:lang w:val="en-US"/>
        </w:rPr>
        <w:t xml:space="preserve"> </w:t>
      </w:r>
      <w:r w:rsidR="00ED163E" w:rsidRPr="00EB599F">
        <w:rPr>
          <w:rFonts w:ascii="Times New Roman" w:eastAsia="Calibri" w:hAnsi="Times New Roman" w:cs="Times New Roman"/>
          <w:sz w:val="24"/>
          <w:lang w:val="en-US"/>
        </w:rPr>
        <w:t xml:space="preserve">Leont’yev, </w:t>
      </w:r>
      <w:r w:rsidR="006E0325" w:rsidRPr="00EB599F">
        <w:rPr>
          <w:rFonts w:ascii="Times New Roman" w:eastAsia="Calibri" w:hAnsi="Times New Roman" w:cs="Times New Roman"/>
          <w:sz w:val="24"/>
          <w:lang w:val="en-US"/>
        </w:rPr>
        <w:t>D.V.</w:t>
      </w:r>
      <w:r w:rsidR="006E0325">
        <w:rPr>
          <w:rFonts w:ascii="Times New Roman" w:eastAsia="Calibri" w:hAnsi="Times New Roman" w:cs="Times New Roman"/>
          <w:sz w:val="24"/>
          <w:lang w:val="en-US"/>
        </w:rPr>
        <w:t xml:space="preserve"> </w:t>
      </w:r>
      <w:r w:rsidR="00ED163E" w:rsidRPr="00EB599F">
        <w:rPr>
          <w:rFonts w:ascii="Times New Roman" w:eastAsia="Calibri" w:hAnsi="Times New Roman" w:cs="Times New Roman"/>
          <w:sz w:val="24"/>
          <w:lang w:val="en-US"/>
        </w:rPr>
        <w:t xml:space="preserve">Ryabchuk, </w:t>
      </w:r>
      <w:r w:rsidR="006E0325" w:rsidRPr="00EB599F">
        <w:rPr>
          <w:rFonts w:ascii="Times New Roman" w:eastAsia="Calibri" w:hAnsi="Times New Roman" w:cs="Times New Roman"/>
          <w:sz w:val="24"/>
          <w:lang w:val="en-US"/>
        </w:rPr>
        <w:t>A.Yu.</w:t>
      </w:r>
      <w:r w:rsidR="006E0325">
        <w:rPr>
          <w:rFonts w:ascii="Times New Roman" w:eastAsia="Calibri" w:hAnsi="Times New Roman" w:cs="Times New Roman"/>
          <w:sz w:val="24"/>
          <w:lang w:val="en-US"/>
        </w:rPr>
        <w:t xml:space="preserve"> </w:t>
      </w:r>
      <w:r w:rsidR="00ED163E" w:rsidRPr="00EB599F">
        <w:rPr>
          <w:rFonts w:ascii="Times New Roman" w:eastAsia="Calibri" w:hAnsi="Times New Roman" w:cs="Times New Roman"/>
          <w:sz w:val="24"/>
          <w:lang w:val="en-US"/>
        </w:rPr>
        <w:t>Sergeev</w:t>
      </w:r>
      <w:r w:rsidR="006E0325">
        <w:rPr>
          <w:rFonts w:ascii="Times New Roman" w:eastAsia="Calibri" w:hAnsi="Times New Roman" w:cs="Times New Roman"/>
          <w:sz w:val="24"/>
          <w:lang w:val="en-US"/>
        </w:rPr>
        <w:t>,</w:t>
      </w:r>
      <w:r w:rsidR="00ED163E" w:rsidRPr="00EB599F">
        <w:rPr>
          <w:rFonts w:ascii="Times New Roman" w:eastAsia="Calibri" w:hAnsi="Times New Roman" w:cs="Times New Roman"/>
          <w:sz w:val="24"/>
          <w:lang w:val="en-US"/>
        </w:rPr>
        <w:t xml:space="preserve"> </w:t>
      </w:r>
      <w:r w:rsidR="006E0325">
        <w:rPr>
          <w:rFonts w:ascii="Times New Roman" w:eastAsia="Calibri" w:hAnsi="Times New Roman" w:cs="Times New Roman"/>
          <w:sz w:val="24"/>
          <w:lang w:val="en-US"/>
        </w:rPr>
        <w:t>“</w:t>
      </w:r>
      <w:r w:rsidR="00ED163E" w:rsidRPr="00EB599F">
        <w:rPr>
          <w:rFonts w:ascii="Times New Roman" w:eastAsia="Calibri" w:hAnsi="Times New Roman" w:cs="Times New Roman"/>
          <w:sz w:val="24"/>
          <w:lang w:val="en-US"/>
        </w:rPr>
        <w:t>Modeling of Storm-Induced Deformations of a Sandy Coast (Based on the Example of the Eastern Gulf of Finland)</w:t>
      </w:r>
      <w:r w:rsidR="006E0325">
        <w:rPr>
          <w:rFonts w:ascii="Times New Roman" w:eastAsia="Calibri" w:hAnsi="Times New Roman" w:cs="Times New Roman"/>
          <w:sz w:val="24"/>
          <w:lang w:val="en-US"/>
        </w:rPr>
        <w:t>,”</w:t>
      </w:r>
      <w:r w:rsidR="00ED163E" w:rsidRPr="00EB599F">
        <w:rPr>
          <w:rFonts w:ascii="Times New Roman" w:eastAsia="Calibri" w:hAnsi="Times New Roman" w:cs="Times New Roman"/>
          <w:sz w:val="24"/>
          <w:lang w:val="en-US"/>
        </w:rPr>
        <w:t xml:space="preserve"> </w:t>
      </w:r>
      <w:r w:rsidR="00ED163E" w:rsidRPr="006E0325">
        <w:rPr>
          <w:rFonts w:ascii="Times New Roman" w:eastAsia="Calibri" w:hAnsi="Times New Roman" w:cs="Times New Roman"/>
          <w:i/>
          <w:sz w:val="24"/>
          <w:lang w:val="en-US"/>
        </w:rPr>
        <w:t>Oceanology</w:t>
      </w:r>
      <w:r w:rsidR="006E0325">
        <w:rPr>
          <w:rFonts w:ascii="Times New Roman" w:eastAsia="Calibri" w:hAnsi="Times New Roman" w:cs="Times New Roman"/>
          <w:sz w:val="24"/>
          <w:lang w:val="en-US"/>
        </w:rPr>
        <w:t>,</w:t>
      </w:r>
      <w:r w:rsidR="00ED163E" w:rsidRPr="00EB599F">
        <w:rPr>
          <w:rFonts w:ascii="Times New Roman" w:eastAsia="Calibri" w:hAnsi="Times New Roman" w:cs="Times New Roman"/>
          <w:sz w:val="24"/>
          <w:lang w:val="en-US"/>
        </w:rPr>
        <w:t xml:space="preserve"> </w:t>
      </w:r>
      <w:r w:rsidR="006E0325">
        <w:rPr>
          <w:rFonts w:ascii="Times New Roman" w:eastAsia="Calibri" w:hAnsi="Times New Roman" w:cs="Times New Roman"/>
          <w:sz w:val="24"/>
          <w:lang w:val="en-US"/>
        </w:rPr>
        <w:t>v. 55, № 1,</w:t>
      </w:r>
      <w:r w:rsidR="00ED163E" w:rsidRPr="00EB599F">
        <w:rPr>
          <w:rFonts w:ascii="Times New Roman" w:eastAsia="Calibri" w:hAnsi="Times New Roman" w:cs="Times New Roman"/>
          <w:sz w:val="24"/>
          <w:lang w:val="en-US"/>
        </w:rPr>
        <w:t xml:space="preserve"> </w:t>
      </w:r>
      <w:r w:rsidR="006E0325">
        <w:rPr>
          <w:rFonts w:ascii="Times New Roman" w:eastAsia="Calibri" w:hAnsi="Times New Roman" w:cs="Times New Roman"/>
          <w:sz w:val="24"/>
          <w:lang w:val="en-US"/>
        </w:rPr>
        <w:t>pp</w:t>
      </w:r>
      <w:r w:rsidR="00ED163E" w:rsidRPr="00EB599F">
        <w:rPr>
          <w:rFonts w:ascii="Times New Roman" w:eastAsia="Calibri" w:hAnsi="Times New Roman" w:cs="Times New Roman"/>
          <w:sz w:val="24"/>
          <w:lang w:val="en-US"/>
        </w:rPr>
        <w:t>. 131</w:t>
      </w:r>
      <w:r w:rsidRPr="00EB599F">
        <w:rPr>
          <w:rFonts w:ascii="Times New Roman" w:eastAsia="Calibri" w:hAnsi="Times New Roman" w:cs="Times New Roman"/>
          <w:sz w:val="24"/>
          <w:lang w:val="en-US"/>
        </w:rPr>
        <w:t>–</w:t>
      </w:r>
      <w:r w:rsidR="00ED163E" w:rsidRPr="00EB599F">
        <w:rPr>
          <w:rFonts w:ascii="Times New Roman" w:eastAsia="Calibri" w:hAnsi="Times New Roman" w:cs="Times New Roman"/>
          <w:sz w:val="24"/>
          <w:lang w:val="en-US"/>
        </w:rPr>
        <w:t>141</w:t>
      </w:r>
      <w:r w:rsidR="006E0325">
        <w:rPr>
          <w:rFonts w:ascii="Times New Roman" w:eastAsia="Calibri" w:hAnsi="Times New Roman" w:cs="Times New Roman"/>
          <w:sz w:val="24"/>
          <w:lang w:val="en-US"/>
        </w:rPr>
        <w:t>,</w:t>
      </w:r>
      <w:r w:rsidR="00ED163E" w:rsidRPr="00EB599F">
        <w:rPr>
          <w:rFonts w:ascii="Times New Roman" w:eastAsia="Calibri" w:hAnsi="Times New Roman" w:cs="Times New Roman"/>
          <w:sz w:val="24"/>
          <w:lang w:val="en-US"/>
        </w:rPr>
        <w:t xml:space="preserve"> </w:t>
      </w:r>
      <w:r w:rsidR="006E0325" w:rsidRPr="00EB599F">
        <w:rPr>
          <w:rFonts w:ascii="Times New Roman" w:eastAsia="Calibri" w:hAnsi="Times New Roman" w:cs="Times New Roman"/>
          <w:sz w:val="24"/>
          <w:lang w:val="en-US"/>
        </w:rPr>
        <w:t>2015</w:t>
      </w:r>
      <w:r w:rsidR="006E0325">
        <w:rPr>
          <w:rFonts w:ascii="Times New Roman" w:eastAsia="Calibri" w:hAnsi="Times New Roman" w:cs="Times New Roman"/>
          <w:sz w:val="24"/>
          <w:lang w:val="en-US"/>
        </w:rPr>
        <w:t>.</w:t>
      </w:r>
    </w:p>
    <w:p w:rsidR="00ED163E" w:rsidRPr="00EB599F" w:rsidRDefault="00A134F8" w:rsidP="008C15C5">
      <w:pPr>
        <w:spacing w:after="0" w:line="23" w:lineRule="atLeast"/>
        <w:ind w:firstLine="709"/>
        <w:jc w:val="both"/>
        <w:rPr>
          <w:rFonts w:ascii="Times New Roman" w:eastAsia="Calibri" w:hAnsi="Times New Roman" w:cs="Times New Roman"/>
          <w:sz w:val="24"/>
          <w:lang w:val="en-US"/>
        </w:rPr>
      </w:pPr>
      <w:r w:rsidRPr="00EB599F">
        <w:rPr>
          <w:rFonts w:ascii="Times New Roman" w:eastAsia="Calibri" w:hAnsi="Times New Roman" w:cs="Times New Roman"/>
          <w:sz w:val="24"/>
          <w:lang w:val="en-US"/>
        </w:rPr>
        <w:t>5</w:t>
      </w:r>
      <w:r w:rsidR="00ED163E" w:rsidRPr="00EB599F">
        <w:rPr>
          <w:rFonts w:ascii="Times New Roman" w:eastAsia="Calibri" w:hAnsi="Times New Roman" w:cs="Times New Roman"/>
          <w:sz w:val="24"/>
          <w:lang w:val="en-US"/>
        </w:rPr>
        <w:t xml:space="preserve">. </w:t>
      </w:r>
      <w:r w:rsidR="006E0325" w:rsidRPr="00EB599F">
        <w:rPr>
          <w:rFonts w:ascii="Times New Roman" w:eastAsia="Calibri" w:hAnsi="Times New Roman" w:cs="Times New Roman"/>
          <w:sz w:val="24"/>
          <w:lang w:val="en-US"/>
        </w:rPr>
        <w:t>I.O.</w:t>
      </w:r>
      <w:r w:rsidR="006E0325">
        <w:rPr>
          <w:rFonts w:ascii="Times New Roman" w:eastAsia="Calibri" w:hAnsi="Times New Roman" w:cs="Times New Roman"/>
          <w:sz w:val="24"/>
          <w:lang w:val="en-US"/>
        </w:rPr>
        <w:t xml:space="preserve"> </w:t>
      </w:r>
      <w:r w:rsidR="00ED163E" w:rsidRPr="00EB599F">
        <w:rPr>
          <w:rFonts w:ascii="Times New Roman" w:eastAsia="Calibri" w:hAnsi="Times New Roman" w:cs="Times New Roman"/>
          <w:sz w:val="24"/>
          <w:lang w:val="en-US"/>
        </w:rPr>
        <w:t xml:space="preserve">Leont’yev, </w:t>
      </w:r>
      <w:r w:rsidR="006E0325" w:rsidRPr="00EB599F">
        <w:rPr>
          <w:rFonts w:ascii="Times New Roman" w:eastAsia="Calibri" w:hAnsi="Times New Roman" w:cs="Times New Roman"/>
          <w:sz w:val="24"/>
          <w:lang w:val="en-US"/>
        </w:rPr>
        <w:t>D.V.</w:t>
      </w:r>
      <w:r w:rsidR="006E0325">
        <w:rPr>
          <w:rFonts w:ascii="Times New Roman" w:eastAsia="Calibri" w:hAnsi="Times New Roman" w:cs="Times New Roman"/>
          <w:sz w:val="24"/>
          <w:lang w:val="en-US"/>
        </w:rPr>
        <w:t xml:space="preserve"> </w:t>
      </w:r>
      <w:r w:rsidR="00ED163E" w:rsidRPr="00EB599F">
        <w:rPr>
          <w:rFonts w:ascii="Times New Roman" w:eastAsia="Calibri" w:hAnsi="Times New Roman" w:cs="Times New Roman"/>
          <w:sz w:val="24"/>
          <w:lang w:val="en-US"/>
        </w:rPr>
        <w:t xml:space="preserve">Ryabchuk, </w:t>
      </w:r>
      <w:r w:rsidR="006E0325" w:rsidRPr="00EB599F">
        <w:rPr>
          <w:rFonts w:ascii="Times New Roman" w:eastAsia="Calibri" w:hAnsi="Times New Roman" w:cs="Times New Roman"/>
          <w:sz w:val="24"/>
          <w:lang w:val="en-US"/>
        </w:rPr>
        <w:t>A.Yu.</w:t>
      </w:r>
      <w:r w:rsidR="006E0325">
        <w:rPr>
          <w:rFonts w:ascii="Times New Roman" w:eastAsia="Calibri" w:hAnsi="Times New Roman" w:cs="Times New Roman"/>
          <w:sz w:val="24"/>
          <w:lang w:val="en-US"/>
        </w:rPr>
        <w:t xml:space="preserve"> </w:t>
      </w:r>
      <w:r w:rsidR="00ED163E" w:rsidRPr="00EB599F">
        <w:rPr>
          <w:rFonts w:ascii="Times New Roman" w:eastAsia="Calibri" w:hAnsi="Times New Roman" w:cs="Times New Roman"/>
          <w:sz w:val="24"/>
          <w:lang w:val="en-US"/>
        </w:rPr>
        <w:t xml:space="preserve">Sergeev, </w:t>
      </w:r>
      <w:r w:rsidR="006E0325" w:rsidRPr="00EB599F">
        <w:rPr>
          <w:rFonts w:ascii="Times New Roman" w:eastAsia="Calibri" w:hAnsi="Times New Roman" w:cs="Times New Roman"/>
          <w:sz w:val="24"/>
          <w:lang w:val="en-US"/>
        </w:rPr>
        <w:t>O.A.</w:t>
      </w:r>
      <w:r w:rsidR="006E0325">
        <w:rPr>
          <w:rFonts w:ascii="Times New Roman" w:eastAsia="Calibri" w:hAnsi="Times New Roman" w:cs="Times New Roman"/>
          <w:sz w:val="24"/>
          <w:lang w:val="en-US"/>
        </w:rPr>
        <w:t xml:space="preserve"> </w:t>
      </w:r>
      <w:r w:rsidR="00ED163E" w:rsidRPr="00EB599F">
        <w:rPr>
          <w:rFonts w:ascii="Times New Roman" w:eastAsia="Calibri" w:hAnsi="Times New Roman" w:cs="Times New Roman"/>
          <w:sz w:val="24"/>
          <w:lang w:val="en-US"/>
        </w:rPr>
        <w:t>Kovaleva</w:t>
      </w:r>
      <w:r w:rsidR="006E0325">
        <w:rPr>
          <w:rFonts w:ascii="Times New Roman" w:eastAsia="Calibri" w:hAnsi="Times New Roman" w:cs="Times New Roman"/>
          <w:sz w:val="24"/>
          <w:lang w:val="en-US"/>
        </w:rPr>
        <w:t>,</w:t>
      </w:r>
      <w:r w:rsidR="00ED163E" w:rsidRPr="00EB599F">
        <w:rPr>
          <w:rFonts w:ascii="Times New Roman" w:eastAsia="Calibri" w:hAnsi="Times New Roman" w:cs="Times New Roman"/>
          <w:sz w:val="24"/>
          <w:lang w:val="en-US"/>
        </w:rPr>
        <w:t xml:space="preserve"> </w:t>
      </w:r>
      <w:r w:rsidR="006E0325">
        <w:rPr>
          <w:rFonts w:ascii="Times New Roman" w:eastAsia="Calibri" w:hAnsi="Times New Roman" w:cs="Times New Roman"/>
          <w:sz w:val="24"/>
          <w:lang w:val="en-US"/>
        </w:rPr>
        <w:t>“</w:t>
      </w:r>
      <w:r w:rsidR="00ED163E" w:rsidRPr="00EB599F">
        <w:rPr>
          <w:rFonts w:ascii="Times New Roman" w:eastAsia="Calibri" w:hAnsi="Times New Roman" w:cs="Times New Roman"/>
          <w:sz w:val="24"/>
          <w:lang w:val="en-US"/>
        </w:rPr>
        <w:t>The Forecast of Coastal Recession in the Eastern Gulf of Finland for the Twenty-</w:t>
      </w:r>
      <w:r w:rsidR="006E0325">
        <w:rPr>
          <w:rFonts w:ascii="Times New Roman" w:eastAsia="Calibri" w:hAnsi="Times New Roman" w:cs="Times New Roman"/>
          <w:sz w:val="24"/>
          <w:lang w:val="en-US"/>
        </w:rPr>
        <w:t xml:space="preserve">First Century,” </w:t>
      </w:r>
      <w:r w:rsidR="006E0325" w:rsidRPr="006E0325">
        <w:rPr>
          <w:rFonts w:ascii="Times New Roman" w:eastAsia="Calibri" w:hAnsi="Times New Roman" w:cs="Times New Roman"/>
          <w:i/>
          <w:sz w:val="24"/>
          <w:lang w:val="en-US"/>
        </w:rPr>
        <w:t>Oceanology</w:t>
      </w:r>
      <w:r w:rsidR="006E0325">
        <w:rPr>
          <w:rFonts w:ascii="Times New Roman" w:eastAsia="Calibri" w:hAnsi="Times New Roman" w:cs="Times New Roman"/>
          <w:sz w:val="24"/>
          <w:lang w:val="en-US"/>
        </w:rPr>
        <w:t>, v</w:t>
      </w:r>
      <w:r w:rsidR="00ED163E" w:rsidRPr="00EB599F">
        <w:rPr>
          <w:rFonts w:ascii="Times New Roman" w:eastAsia="Calibri" w:hAnsi="Times New Roman" w:cs="Times New Roman"/>
          <w:sz w:val="24"/>
          <w:lang w:val="en-US"/>
        </w:rPr>
        <w:t>.</w:t>
      </w:r>
      <w:r w:rsidR="006E0325">
        <w:rPr>
          <w:rFonts w:ascii="Times New Roman" w:eastAsia="Calibri" w:hAnsi="Times New Roman" w:cs="Times New Roman"/>
          <w:sz w:val="24"/>
          <w:lang w:val="en-US"/>
        </w:rPr>
        <w:t> 55, № 3,</w:t>
      </w:r>
      <w:r w:rsidR="00ED163E" w:rsidRPr="00EB599F">
        <w:rPr>
          <w:rFonts w:ascii="Times New Roman" w:eastAsia="Calibri" w:hAnsi="Times New Roman" w:cs="Times New Roman"/>
          <w:sz w:val="24"/>
          <w:lang w:val="en-US"/>
        </w:rPr>
        <w:t xml:space="preserve"> </w:t>
      </w:r>
      <w:r w:rsidR="006E0325">
        <w:rPr>
          <w:rFonts w:ascii="Times New Roman" w:eastAsia="Calibri" w:hAnsi="Times New Roman" w:cs="Times New Roman"/>
          <w:sz w:val="24"/>
          <w:lang w:val="en-US"/>
        </w:rPr>
        <w:t>pp</w:t>
      </w:r>
      <w:r w:rsidR="00ED163E" w:rsidRPr="00EB599F">
        <w:rPr>
          <w:rFonts w:ascii="Times New Roman" w:eastAsia="Calibri" w:hAnsi="Times New Roman" w:cs="Times New Roman"/>
          <w:sz w:val="24"/>
          <w:lang w:val="en-US"/>
        </w:rPr>
        <w:t>. 434</w:t>
      </w:r>
      <w:r w:rsidRPr="00EB599F">
        <w:rPr>
          <w:rFonts w:ascii="Times New Roman" w:eastAsia="Calibri" w:hAnsi="Times New Roman" w:cs="Times New Roman"/>
          <w:sz w:val="24"/>
          <w:lang w:val="en-US"/>
        </w:rPr>
        <w:t>–</w:t>
      </w:r>
      <w:r w:rsidR="006E0325">
        <w:rPr>
          <w:rFonts w:ascii="Times New Roman" w:eastAsia="Calibri" w:hAnsi="Times New Roman" w:cs="Times New Roman"/>
          <w:sz w:val="24"/>
          <w:lang w:val="en-US"/>
        </w:rPr>
        <w:t>440, 2015.</w:t>
      </w:r>
    </w:p>
    <w:p w:rsidR="00A134F8" w:rsidRPr="00EB599F" w:rsidRDefault="00A134F8" w:rsidP="00A134F8">
      <w:pPr>
        <w:spacing w:after="0" w:line="23" w:lineRule="atLeast"/>
        <w:ind w:firstLine="709"/>
        <w:jc w:val="both"/>
        <w:rPr>
          <w:rFonts w:ascii="Times New Roman" w:hAnsi="Times New Roman" w:cs="Times New Roman"/>
          <w:sz w:val="24"/>
          <w:szCs w:val="24"/>
          <w:lang w:val="en-US"/>
        </w:rPr>
      </w:pPr>
      <w:r w:rsidRPr="00EB599F">
        <w:rPr>
          <w:rFonts w:ascii="Times New Roman" w:hAnsi="Times New Roman" w:cs="Times New Roman"/>
          <w:sz w:val="24"/>
          <w:szCs w:val="24"/>
          <w:lang w:val="en-US"/>
        </w:rPr>
        <w:t>6</w:t>
      </w:r>
      <w:r w:rsidR="00504F4A" w:rsidRPr="00EB599F">
        <w:rPr>
          <w:rFonts w:ascii="Times New Roman" w:hAnsi="Times New Roman" w:cs="Times New Roman"/>
          <w:sz w:val="24"/>
          <w:szCs w:val="24"/>
          <w:lang w:val="en-US"/>
        </w:rPr>
        <w:t xml:space="preserve">. </w:t>
      </w:r>
      <w:r w:rsidR="006E0325" w:rsidRPr="00EB599F">
        <w:rPr>
          <w:rFonts w:ascii="Times New Roman" w:hAnsi="Times New Roman" w:cs="Times New Roman"/>
          <w:sz w:val="24"/>
          <w:szCs w:val="24"/>
          <w:lang w:val="en-US"/>
        </w:rPr>
        <w:t>D.</w:t>
      </w:r>
      <w:r w:rsidR="006E0325">
        <w:rPr>
          <w:rFonts w:ascii="Times New Roman" w:hAnsi="Times New Roman" w:cs="Times New Roman"/>
          <w:sz w:val="24"/>
          <w:szCs w:val="24"/>
          <w:lang w:val="en-US"/>
        </w:rPr>
        <w:t xml:space="preserve"> </w:t>
      </w:r>
      <w:r w:rsidR="00504F4A" w:rsidRPr="00EB599F">
        <w:rPr>
          <w:rFonts w:ascii="Times New Roman" w:hAnsi="Times New Roman" w:cs="Times New Roman"/>
          <w:sz w:val="24"/>
          <w:szCs w:val="24"/>
          <w:lang w:val="en-US"/>
        </w:rPr>
        <w:t xml:space="preserve">Ryabchuk, </w:t>
      </w:r>
      <w:r w:rsidR="006E0325" w:rsidRPr="00EB599F">
        <w:rPr>
          <w:rFonts w:ascii="Times New Roman" w:hAnsi="Times New Roman" w:cs="Times New Roman"/>
          <w:sz w:val="24"/>
          <w:szCs w:val="24"/>
          <w:lang w:val="en-US"/>
        </w:rPr>
        <w:t>V.</w:t>
      </w:r>
      <w:r w:rsidR="00504F4A" w:rsidRPr="00EB599F">
        <w:rPr>
          <w:rFonts w:ascii="Times New Roman" w:hAnsi="Times New Roman" w:cs="Times New Roman"/>
          <w:sz w:val="24"/>
          <w:szCs w:val="24"/>
          <w:lang w:val="en-US"/>
        </w:rPr>
        <w:t xml:space="preserve"> Zhamoida, </w:t>
      </w:r>
      <w:r w:rsidR="00D712DE" w:rsidRPr="00EB599F">
        <w:rPr>
          <w:rFonts w:ascii="Times New Roman" w:hAnsi="Times New Roman" w:cs="Times New Roman"/>
          <w:sz w:val="24"/>
          <w:szCs w:val="24"/>
          <w:lang w:val="en-US"/>
        </w:rPr>
        <w:t>A.</w:t>
      </w:r>
      <w:r w:rsidR="00D712DE">
        <w:rPr>
          <w:rFonts w:ascii="Times New Roman" w:hAnsi="Times New Roman" w:cs="Times New Roman"/>
          <w:sz w:val="24"/>
          <w:szCs w:val="24"/>
          <w:lang w:val="en-US"/>
        </w:rPr>
        <w:t xml:space="preserve"> </w:t>
      </w:r>
      <w:r w:rsidR="00504F4A" w:rsidRPr="00EB599F">
        <w:rPr>
          <w:rFonts w:ascii="Times New Roman" w:hAnsi="Times New Roman" w:cs="Times New Roman"/>
          <w:sz w:val="24"/>
          <w:szCs w:val="24"/>
          <w:lang w:val="en-US"/>
        </w:rPr>
        <w:t xml:space="preserve">Sergeev, </w:t>
      </w:r>
      <w:r w:rsidR="00D712DE" w:rsidRPr="00EB599F">
        <w:rPr>
          <w:rFonts w:ascii="Times New Roman" w:hAnsi="Times New Roman" w:cs="Times New Roman"/>
          <w:sz w:val="24"/>
          <w:szCs w:val="24"/>
          <w:lang w:val="en-US"/>
        </w:rPr>
        <w:t>O.</w:t>
      </w:r>
      <w:r w:rsidR="00D712DE">
        <w:rPr>
          <w:rFonts w:ascii="Times New Roman" w:hAnsi="Times New Roman" w:cs="Times New Roman"/>
          <w:sz w:val="24"/>
          <w:szCs w:val="24"/>
          <w:lang w:val="en-US"/>
        </w:rPr>
        <w:t xml:space="preserve"> </w:t>
      </w:r>
      <w:r w:rsidR="00504F4A" w:rsidRPr="00EB599F">
        <w:rPr>
          <w:rFonts w:ascii="Times New Roman" w:hAnsi="Times New Roman" w:cs="Times New Roman"/>
          <w:sz w:val="24"/>
          <w:szCs w:val="24"/>
          <w:lang w:val="en-US"/>
        </w:rPr>
        <w:t xml:space="preserve">Kovaleva, </w:t>
      </w:r>
      <w:r w:rsidR="00D712DE" w:rsidRPr="00EB599F">
        <w:rPr>
          <w:rFonts w:ascii="Times New Roman" w:hAnsi="Times New Roman" w:cs="Times New Roman"/>
          <w:sz w:val="24"/>
          <w:szCs w:val="24"/>
          <w:lang w:val="en-US"/>
        </w:rPr>
        <w:t>E.</w:t>
      </w:r>
      <w:r w:rsidR="00D712DE">
        <w:rPr>
          <w:rFonts w:ascii="Times New Roman" w:hAnsi="Times New Roman" w:cs="Times New Roman"/>
          <w:sz w:val="24"/>
          <w:szCs w:val="24"/>
          <w:lang w:val="en-US"/>
        </w:rPr>
        <w:t xml:space="preserve"> </w:t>
      </w:r>
      <w:r w:rsidR="00504F4A" w:rsidRPr="00EB599F">
        <w:rPr>
          <w:rFonts w:ascii="Times New Roman" w:hAnsi="Times New Roman" w:cs="Times New Roman"/>
          <w:sz w:val="24"/>
          <w:szCs w:val="24"/>
          <w:lang w:val="en-US"/>
        </w:rPr>
        <w:t xml:space="preserve">Nesterova, </w:t>
      </w:r>
      <w:r w:rsidR="00D712DE" w:rsidRPr="00EB599F">
        <w:rPr>
          <w:rFonts w:ascii="Times New Roman" w:hAnsi="Times New Roman" w:cs="Times New Roman"/>
          <w:sz w:val="24"/>
          <w:szCs w:val="24"/>
          <w:lang w:val="en-US"/>
        </w:rPr>
        <w:t>L.</w:t>
      </w:r>
      <w:r w:rsidR="00504F4A" w:rsidRPr="00EB599F">
        <w:rPr>
          <w:rFonts w:ascii="Times New Roman" w:hAnsi="Times New Roman" w:cs="Times New Roman"/>
          <w:sz w:val="24"/>
          <w:szCs w:val="24"/>
          <w:lang w:val="en-US"/>
        </w:rPr>
        <w:t>Budanov</w:t>
      </w:r>
      <w:r w:rsidR="00D712DE">
        <w:rPr>
          <w:rFonts w:ascii="Times New Roman" w:hAnsi="Times New Roman" w:cs="Times New Roman"/>
          <w:sz w:val="24"/>
          <w:szCs w:val="24"/>
          <w:lang w:val="en-US"/>
        </w:rPr>
        <w:t>,</w:t>
      </w:r>
      <w:r w:rsidR="00504F4A" w:rsidRPr="00EB599F">
        <w:rPr>
          <w:rFonts w:ascii="Times New Roman" w:hAnsi="Times New Roman" w:cs="Times New Roman"/>
          <w:sz w:val="24"/>
          <w:szCs w:val="24"/>
          <w:lang w:val="en-US"/>
        </w:rPr>
        <w:t xml:space="preserve"> </w:t>
      </w:r>
      <w:r w:rsidR="00D712DE">
        <w:rPr>
          <w:rFonts w:ascii="Times New Roman" w:hAnsi="Times New Roman" w:cs="Times New Roman"/>
          <w:sz w:val="24"/>
          <w:szCs w:val="24"/>
          <w:lang w:val="en-US"/>
        </w:rPr>
        <w:t>“</w:t>
      </w:r>
      <w:r w:rsidR="00504F4A" w:rsidRPr="00EB599F">
        <w:rPr>
          <w:rFonts w:ascii="Times New Roman" w:hAnsi="Times New Roman" w:cs="Times New Roman"/>
          <w:sz w:val="24"/>
          <w:szCs w:val="24"/>
          <w:lang w:val="en-US"/>
        </w:rPr>
        <w:t>The Coastal Erosion Map for Different Climate Change Scenarios. Compilation – methodology and results</w:t>
      </w:r>
      <w:r w:rsidR="00D712DE">
        <w:rPr>
          <w:rFonts w:ascii="Times New Roman" w:hAnsi="Times New Roman" w:cs="Times New Roman"/>
          <w:sz w:val="24"/>
          <w:szCs w:val="24"/>
          <w:lang w:val="en-US"/>
        </w:rPr>
        <w:t xml:space="preserve">,” </w:t>
      </w:r>
      <w:r w:rsidR="00504F4A" w:rsidRPr="00EB599F">
        <w:rPr>
          <w:rFonts w:ascii="Times New Roman" w:hAnsi="Times New Roman" w:cs="Times New Roman"/>
          <w:sz w:val="24"/>
          <w:szCs w:val="24"/>
          <w:lang w:val="en-US"/>
        </w:rPr>
        <w:t>Climate Proof Living Environment (CliPLivE) Final Report (SOUTH-EAST FINLAND – RUSSIA ENPI CBC 2007 – 2014)</w:t>
      </w:r>
      <w:r w:rsidR="00D712DE">
        <w:rPr>
          <w:rFonts w:ascii="Times New Roman" w:hAnsi="Times New Roman" w:cs="Times New Roman"/>
          <w:sz w:val="24"/>
          <w:szCs w:val="24"/>
          <w:lang w:val="en-US"/>
        </w:rPr>
        <w:t>, St. Petersburg,</w:t>
      </w:r>
      <w:r w:rsidR="00504F4A" w:rsidRPr="00EB599F">
        <w:rPr>
          <w:rFonts w:ascii="Times New Roman" w:hAnsi="Times New Roman" w:cs="Times New Roman"/>
          <w:sz w:val="24"/>
          <w:szCs w:val="24"/>
          <w:lang w:val="en-US"/>
        </w:rPr>
        <w:t xml:space="preserve"> 28 p. </w:t>
      </w:r>
      <w:r w:rsidR="00D712DE" w:rsidRPr="00EB599F">
        <w:rPr>
          <w:rFonts w:ascii="Times New Roman" w:hAnsi="Times New Roman" w:cs="Times New Roman"/>
          <w:sz w:val="24"/>
          <w:szCs w:val="24"/>
          <w:lang w:val="en-US"/>
        </w:rPr>
        <w:t>2014</w:t>
      </w:r>
      <w:r w:rsidR="00D712DE">
        <w:rPr>
          <w:rFonts w:ascii="Times New Roman" w:hAnsi="Times New Roman" w:cs="Times New Roman"/>
          <w:sz w:val="24"/>
          <w:szCs w:val="24"/>
          <w:lang w:val="en-US"/>
        </w:rPr>
        <w:t xml:space="preserve">, </w:t>
      </w:r>
      <w:r w:rsidR="00504F4A" w:rsidRPr="00EB599F">
        <w:rPr>
          <w:rFonts w:ascii="Times New Roman" w:hAnsi="Times New Roman" w:cs="Times New Roman"/>
          <w:sz w:val="24"/>
          <w:szCs w:val="24"/>
          <w:lang w:val="en-US"/>
        </w:rPr>
        <w:t>http://cliplive.infoeco.ru.</w:t>
      </w:r>
    </w:p>
    <w:p w:rsidR="002E7807" w:rsidRPr="00A134F8" w:rsidRDefault="002E7807" w:rsidP="00A134F8">
      <w:pPr>
        <w:spacing w:after="0" w:line="23" w:lineRule="atLeast"/>
        <w:ind w:firstLine="709"/>
        <w:jc w:val="both"/>
        <w:rPr>
          <w:rFonts w:ascii="Times New Roman" w:hAnsi="Times New Roman" w:cs="Times New Roman"/>
          <w:sz w:val="24"/>
          <w:szCs w:val="24"/>
          <w:lang w:val="en-US"/>
        </w:rPr>
      </w:pPr>
      <w:r w:rsidRPr="00EB599F">
        <w:rPr>
          <w:rFonts w:ascii="Times New Roman" w:hAnsi="Times New Roman" w:cs="Times New Roman"/>
          <w:sz w:val="24"/>
          <w:szCs w:val="24"/>
          <w:lang w:val="en-US"/>
        </w:rPr>
        <w:t xml:space="preserve">7. </w:t>
      </w:r>
      <w:r w:rsidR="009E3915" w:rsidRPr="00EB599F">
        <w:rPr>
          <w:rFonts w:ascii="Times New Roman" w:eastAsia="Calibri" w:hAnsi="Times New Roman" w:cs="Times New Roman"/>
          <w:sz w:val="24"/>
          <w:lang w:val="en-US"/>
        </w:rPr>
        <w:t xml:space="preserve">L.K. </w:t>
      </w:r>
      <w:r w:rsidRPr="00EB599F">
        <w:rPr>
          <w:rFonts w:ascii="Times New Roman" w:eastAsia="Calibri" w:hAnsi="Times New Roman" w:cs="Times New Roman"/>
          <w:sz w:val="24"/>
          <w:lang w:val="en-US"/>
        </w:rPr>
        <w:t>Barkov</w:t>
      </w:r>
      <w:r w:rsidR="009E3915">
        <w:rPr>
          <w:rFonts w:ascii="Times New Roman" w:eastAsia="Calibri" w:hAnsi="Times New Roman" w:cs="Times New Roman"/>
          <w:sz w:val="24"/>
          <w:lang w:val="en-US"/>
        </w:rPr>
        <w:t>,</w:t>
      </w:r>
      <w:r w:rsidRPr="00EB599F">
        <w:rPr>
          <w:rFonts w:ascii="Times New Roman" w:eastAsia="Calibri" w:hAnsi="Times New Roman" w:cs="Times New Roman"/>
          <w:sz w:val="24"/>
          <w:lang w:val="en-US"/>
        </w:rPr>
        <w:t xml:space="preserve"> </w:t>
      </w:r>
      <w:r w:rsidR="009E3915">
        <w:rPr>
          <w:rFonts w:ascii="Times New Roman" w:eastAsia="Calibri" w:hAnsi="Times New Roman" w:cs="Times New Roman"/>
          <w:sz w:val="24"/>
          <w:lang w:val="en-US"/>
        </w:rPr>
        <w:t>“</w:t>
      </w:r>
      <w:r w:rsidRPr="00EB599F">
        <w:rPr>
          <w:rFonts w:ascii="Times New Roman" w:eastAsia="Calibri" w:hAnsi="Times New Roman" w:cs="Times New Roman"/>
          <w:sz w:val="24"/>
          <w:lang w:val="en-US"/>
        </w:rPr>
        <w:t>Lithodynamic Processes in the Coastal Zone of the Western Part of the Gulf of Finland from c. Lautaranta to c. Dubrovsky</w:t>
      </w:r>
      <w:r w:rsidR="009E3915">
        <w:rPr>
          <w:rFonts w:ascii="Times New Roman" w:eastAsia="Calibri" w:hAnsi="Times New Roman" w:cs="Times New Roman"/>
          <w:sz w:val="24"/>
          <w:lang w:val="en-US"/>
        </w:rPr>
        <w:t>,”</w:t>
      </w:r>
      <w:r w:rsidRPr="00EB599F">
        <w:rPr>
          <w:rFonts w:ascii="Times New Roman" w:eastAsia="Calibri" w:hAnsi="Times New Roman" w:cs="Times New Roman"/>
          <w:sz w:val="24"/>
          <w:lang w:val="en-US"/>
        </w:rPr>
        <w:t xml:space="preserve"> </w:t>
      </w:r>
      <w:r w:rsidR="009E3915">
        <w:rPr>
          <w:rFonts w:ascii="Times New Roman" w:eastAsia="Calibri" w:hAnsi="Times New Roman" w:cs="Times New Roman"/>
          <w:i/>
          <w:sz w:val="24"/>
          <w:lang w:val="en-US"/>
        </w:rPr>
        <w:t>Proc. RGS,</w:t>
      </w:r>
      <w:r w:rsidR="009E3915">
        <w:rPr>
          <w:rFonts w:ascii="Times New Roman" w:eastAsia="Calibri" w:hAnsi="Times New Roman" w:cs="Times New Roman"/>
          <w:sz w:val="24"/>
          <w:lang w:val="en-US"/>
        </w:rPr>
        <w:t xml:space="preserve"> v. 123. is. 1,</w:t>
      </w:r>
      <w:r w:rsidRPr="00EB599F">
        <w:rPr>
          <w:rFonts w:ascii="Times New Roman" w:eastAsia="Calibri" w:hAnsi="Times New Roman" w:cs="Times New Roman"/>
          <w:sz w:val="24"/>
          <w:lang w:val="en-US"/>
        </w:rPr>
        <w:t xml:space="preserve"> </w:t>
      </w:r>
      <w:r w:rsidR="009E3915">
        <w:rPr>
          <w:rFonts w:ascii="Times New Roman" w:eastAsia="Calibri" w:hAnsi="Times New Roman" w:cs="Times New Roman"/>
          <w:sz w:val="24"/>
          <w:lang w:val="en-US"/>
        </w:rPr>
        <w:t>pp</w:t>
      </w:r>
      <w:r w:rsidRPr="00EB599F">
        <w:rPr>
          <w:rFonts w:ascii="Times New Roman" w:eastAsia="Calibri" w:hAnsi="Times New Roman" w:cs="Times New Roman"/>
          <w:sz w:val="24"/>
          <w:lang w:val="en-US"/>
        </w:rPr>
        <w:t>. 60–67</w:t>
      </w:r>
      <w:r w:rsidR="009E3915">
        <w:rPr>
          <w:rFonts w:ascii="Times New Roman" w:eastAsia="Calibri" w:hAnsi="Times New Roman" w:cs="Times New Roman"/>
          <w:sz w:val="24"/>
          <w:lang w:val="en-US"/>
        </w:rPr>
        <w:t>,</w:t>
      </w:r>
      <w:r w:rsidRPr="00EB599F">
        <w:rPr>
          <w:rFonts w:ascii="Times New Roman" w:eastAsia="Calibri" w:hAnsi="Times New Roman" w:cs="Times New Roman"/>
          <w:sz w:val="24"/>
          <w:lang w:val="en-US"/>
        </w:rPr>
        <w:t xml:space="preserve"> </w:t>
      </w:r>
      <w:r w:rsidR="009E3915" w:rsidRPr="00EB599F">
        <w:rPr>
          <w:rFonts w:ascii="Times New Roman" w:eastAsia="Calibri" w:hAnsi="Times New Roman" w:cs="Times New Roman"/>
          <w:sz w:val="24"/>
          <w:lang w:val="en-US"/>
        </w:rPr>
        <w:t>1991</w:t>
      </w:r>
      <w:r w:rsidR="009E3915">
        <w:rPr>
          <w:rFonts w:ascii="Times New Roman" w:eastAsia="Calibri" w:hAnsi="Times New Roman" w:cs="Times New Roman"/>
          <w:sz w:val="24"/>
          <w:lang w:val="en-US"/>
        </w:rPr>
        <w:t xml:space="preserve">, </w:t>
      </w:r>
      <w:r w:rsidRPr="00EB599F">
        <w:rPr>
          <w:rFonts w:ascii="Times New Roman" w:eastAsia="Calibri" w:hAnsi="Times New Roman" w:cs="Times New Roman"/>
          <w:sz w:val="24"/>
          <w:lang w:val="en-US"/>
        </w:rPr>
        <w:t>in Russian.</w:t>
      </w:r>
    </w:p>
    <w:sectPr w:rsidR="002E7807" w:rsidRPr="00A134F8" w:rsidSect="009939C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5BE4" w:rsidRDefault="00415BE4" w:rsidP="002F0CE3">
      <w:pPr>
        <w:spacing w:after="0" w:line="240" w:lineRule="auto"/>
      </w:pPr>
      <w:r>
        <w:separator/>
      </w:r>
    </w:p>
  </w:endnote>
  <w:endnote w:type="continuationSeparator" w:id="0">
    <w:p w:rsidR="00415BE4" w:rsidRDefault="00415BE4" w:rsidP="002F0C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5BE4" w:rsidRDefault="00415BE4" w:rsidP="002F0CE3">
      <w:pPr>
        <w:spacing w:after="0" w:line="240" w:lineRule="auto"/>
      </w:pPr>
      <w:r>
        <w:separator/>
      </w:r>
    </w:p>
  </w:footnote>
  <w:footnote w:type="continuationSeparator" w:id="0">
    <w:p w:rsidR="00415BE4" w:rsidRDefault="00415BE4" w:rsidP="002F0C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9E2129"/>
    <w:multiLevelType w:val="hybridMultilevel"/>
    <w:tmpl w:val="A99C6F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378519B2"/>
    <w:multiLevelType w:val="hybridMultilevel"/>
    <w:tmpl w:val="1420638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66D536C6"/>
    <w:multiLevelType w:val="hybridMultilevel"/>
    <w:tmpl w:val="9EC20BCC"/>
    <w:lvl w:ilvl="0" w:tplc="3CEED958">
      <w:start w:val="1"/>
      <w:numFmt w:val="upperRoman"/>
      <w:lvlText w:val="%1."/>
      <w:lvlJc w:val="left"/>
      <w:pPr>
        <w:ind w:left="1429" w:hanging="72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Ковалева Ольга Анатольевна">
    <w15:presenceInfo w15:providerId="None" w15:userId="Ковалева Ольга Анатольевна"/>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21F2"/>
    <w:rsid w:val="00007677"/>
    <w:rsid w:val="000130BE"/>
    <w:rsid w:val="00035854"/>
    <w:rsid w:val="00063DB5"/>
    <w:rsid w:val="00065812"/>
    <w:rsid w:val="00092D7E"/>
    <w:rsid w:val="000A1AE8"/>
    <w:rsid w:val="000A296D"/>
    <w:rsid w:val="000C63D1"/>
    <w:rsid w:val="000D017D"/>
    <w:rsid w:val="000D0904"/>
    <w:rsid w:val="000D5699"/>
    <w:rsid w:val="000D5D6E"/>
    <w:rsid w:val="000E398E"/>
    <w:rsid w:val="000F3615"/>
    <w:rsid w:val="000F5341"/>
    <w:rsid w:val="001021F2"/>
    <w:rsid w:val="001161EC"/>
    <w:rsid w:val="00132410"/>
    <w:rsid w:val="00133294"/>
    <w:rsid w:val="00163757"/>
    <w:rsid w:val="00164C81"/>
    <w:rsid w:val="00173D44"/>
    <w:rsid w:val="00180AFD"/>
    <w:rsid w:val="00183758"/>
    <w:rsid w:val="001B4113"/>
    <w:rsid w:val="00215124"/>
    <w:rsid w:val="0023547E"/>
    <w:rsid w:val="0024730B"/>
    <w:rsid w:val="00257CE5"/>
    <w:rsid w:val="0026369C"/>
    <w:rsid w:val="00274135"/>
    <w:rsid w:val="002763A8"/>
    <w:rsid w:val="00295CA0"/>
    <w:rsid w:val="002A16C5"/>
    <w:rsid w:val="002B12FF"/>
    <w:rsid w:val="002C1BED"/>
    <w:rsid w:val="002C1CFE"/>
    <w:rsid w:val="002C35EB"/>
    <w:rsid w:val="002E7807"/>
    <w:rsid w:val="002F0CE3"/>
    <w:rsid w:val="002F1D83"/>
    <w:rsid w:val="002F43AF"/>
    <w:rsid w:val="002F47B4"/>
    <w:rsid w:val="00300BA7"/>
    <w:rsid w:val="00313FE3"/>
    <w:rsid w:val="00323A88"/>
    <w:rsid w:val="00327D26"/>
    <w:rsid w:val="00334D9D"/>
    <w:rsid w:val="00337C86"/>
    <w:rsid w:val="00343440"/>
    <w:rsid w:val="00361D99"/>
    <w:rsid w:val="00377BC1"/>
    <w:rsid w:val="00386D9A"/>
    <w:rsid w:val="003B314B"/>
    <w:rsid w:val="003B3950"/>
    <w:rsid w:val="003D5DD0"/>
    <w:rsid w:val="003D7283"/>
    <w:rsid w:val="00404BA5"/>
    <w:rsid w:val="00407456"/>
    <w:rsid w:val="00415BE4"/>
    <w:rsid w:val="00423340"/>
    <w:rsid w:val="00433041"/>
    <w:rsid w:val="00447770"/>
    <w:rsid w:val="004964D7"/>
    <w:rsid w:val="004974C8"/>
    <w:rsid w:val="004A1B3D"/>
    <w:rsid w:val="004C3632"/>
    <w:rsid w:val="004C6861"/>
    <w:rsid w:val="004D2863"/>
    <w:rsid w:val="004F2DF3"/>
    <w:rsid w:val="00504F4A"/>
    <w:rsid w:val="00507258"/>
    <w:rsid w:val="0052150F"/>
    <w:rsid w:val="00542F8E"/>
    <w:rsid w:val="005457F0"/>
    <w:rsid w:val="005525EE"/>
    <w:rsid w:val="00552855"/>
    <w:rsid w:val="005626E3"/>
    <w:rsid w:val="00575C4B"/>
    <w:rsid w:val="00584874"/>
    <w:rsid w:val="0059509E"/>
    <w:rsid w:val="005C7674"/>
    <w:rsid w:val="005C7706"/>
    <w:rsid w:val="005F462D"/>
    <w:rsid w:val="00607DC2"/>
    <w:rsid w:val="0061308C"/>
    <w:rsid w:val="00631A81"/>
    <w:rsid w:val="00636CBA"/>
    <w:rsid w:val="006470AA"/>
    <w:rsid w:val="006500CA"/>
    <w:rsid w:val="006518EE"/>
    <w:rsid w:val="00656D94"/>
    <w:rsid w:val="006609FD"/>
    <w:rsid w:val="006701F0"/>
    <w:rsid w:val="00695E27"/>
    <w:rsid w:val="006C4ED8"/>
    <w:rsid w:val="006D1DD9"/>
    <w:rsid w:val="006E0325"/>
    <w:rsid w:val="006E1C12"/>
    <w:rsid w:val="006E3029"/>
    <w:rsid w:val="006E4C37"/>
    <w:rsid w:val="0071481F"/>
    <w:rsid w:val="00726977"/>
    <w:rsid w:val="0073268A"/>
    <w:rsid w:val="00740E4D"/>
    <w:rsid w:val="00747848"/>
    <w:rsid w:val="00751AE6"/>
    <w:rsid w:val="0075237E"/>
    <w:rsid w:val="00755FCC"/>
    <w:rsid w:val="007578AE"/>
    <w:rsid w:val="00782D03"/>
    <w:rsid w:val="007C371B"/>
    <w:rsid w:val="007C756B"/>
    <w:rsid w:val="007D34DC"/>
    <w:rsid w:val="007E5AA6"/>
    <w:rsid w:val="007E6266"/>
    <w:rsid w:val="007F295D"/>
    <w:rsid w:val="007F5627"/>
    <w:rsid w:val="0080338F"/>
    <w:rsid w:val="00803BB3"/>
    <w:rsid w:val="008113AC"/>
    <w:rsid w:val="008114CD"/>
    <w:rsid w:val="00842691"/>
    <w:rsid w:val="008643D9"/>
    <w:rsid w:val="008A426E"/>
    <w:rsid w:val="008B29E3"/>
    <w:rsid w:val="008C15C5"/>
    <w:rsid w:val="008C5277"/>
    <w:rsid w:val="008D4442"/>
    <w:rsid w:val="00905B40"/>
    <w:rsid w:val="00917309"/>
    <w:rsid w:val="009249C6"/>
    <w:rsid w:val="00933855"/>
    <w:rsid w:val="00943131"/>
    <w:rsid w:val="00944B51"/>
    <w:rsid w:val="00953777"/>
    <w:rsid w:val="00966847"/>
    <w:rsid w:val="009939C7"/>
    <w:rsid w:val="009A218A"/>
    <w:rsid w:val="009A4DC4"/>
    <w:rsid w:val="009A50D7"/>
    <w:rsid w:val="009B23E4"/>
    <w:rsid w:val="009B7AB4"/>
    <w:rsid w:val="009D775D"/>
    <w:rsid w:val="009E3915"/>
    <w:rsid w:val="009F6397"/>
    <w:rsid w:val="00A134F8"/>
    <w:rsid w:val="00A15717"/>
    <w:rsid w:val="00A24CC4"/>
    <w:rsid w:val="00A25E2E"/>
    <w:rsid w:val="00A26D5E"/>
    <w:rsid w:val="00A27CE0"/>
    <w:rsid w:val="00A36EA2"/>
    <w:rsid w:val="00A6174E"/>
    <w:rsid w:val="00A617AA"/>
    <w:rsid w:val="00A625B7"/>
    <w:rsid w:val="00A63802"/>
    <w:rsid w:val="00A81525"/>
    <w:rsid w:val="00AA0249"/>
    <w:rsid w:val="00AF6A77"/>
    <w:rsid w:val="00B05C39"/>
    <w:rsid w:val="00B134BC"/>
    <w:rsid w:val="00B1586C"/>
    <w:rsid w:val="00B17E85"/>
    <w:rsid w:val="00B22DE5"/>
    <w:rsid w:val="00B319BA"/>
    <w:rsid w:val="00B57FC8"/>
    <w:rsid w:val="00B81C78"/>
    <w:rsid w:val="00B93B5C"/>
    <w:rsid w:val="00B944A6"/>
    <w:rsid w:val="00B95305"/>
    <w:rsid w:val="00B96631"/>
    <w:rsid w:val="00BA33AD"/>
    <w:rsid w:val="00BB0829"/>
    <w:rsid w:val="00BB50A7"/>
    <w:rsid w:val="00BC49C5"/>
    <w:rsid w:val="00BC5E30"/>
    <w:rsid w:val="00BC624E"/>
    <w:rsid w:val="00BD614A"/>
    <w:rsid w:val="00BE04D5"/>
    <w:rsid w:val="00BE76C2"/>
    <w:rsid w:val="00C13ABF"/>
    <w:rsid w:val="00C309FF"/>
    <w:rsid w:val="00C33427"/>
    <w:rsid w:val="00C41997"/>
    <w:rsid w:val="00C5444A"/>
    <w:rsid w:val="00C605EA"/>
    <w:rsid w:val="00C66F40"/>
    <w:rsid w:val="00C81DFE"/>
    <w:rsid w:val="00C8254C"/>
    <w:rsid w:val="00CA395C"/>
    <w:rsid w:val="00CA423D"/>
    <w:rsid w:val="00CB35BE"/>
    <w:rsid w:val="00CC3D35"/>
    <w:rsid w:val="00CC45DD"/>
    <w:rsid w:val="00CD1D33"/>
    <w:rsid w:val="00CD6401"/>
    <w:rsid w:val="00CF1592"/>
    <w:rsid w:val="00CF53AE"/>
    <w:rsid w:val="00D21F00"/>
    <w:rsid w:val="00D464D5"/>
    <w:rsid w:val="00D46A1F"/>
    <w:rsid w:val="00D658FF"/>
    <w:rsid w:val="00D712DE"/>
    <w:rsid w:val="00D7559F"/>
    <w:rsid w:val="00D84272"/>
    <w:rsid w:val="00D864ED"/>
    <w:rsid w:val="00D97B54"/>
    <w:rsid w:val="00DA5EA4"/>
    <w:rsid w:val="00DD0AEA"/>
    <w:rsid w:val="00DE7AC1"/>
    <w:rsid w:val="00E06F4F"/>
    <w:rsid w:val="00E16C06"/>
    <w:rsid w:val="00E3510F"/>
    <w:rsid w:val="00E355A5"/>
    <w:rsid w:val="00E56852"/>
    <w:rsid w:val="00E676D4"/>
    <w:rsid w:val="00E76793"/>
    <w:rsid w:val="00E83BD6"/>
    <w:rsid w:val="00E97430"/>
    <w:rsid w:val="00EB599F"/>
    <w:rsid w:val="00ED163E"/>
    <w:rsid w:val="00EE7C25"/>
    <w:rsid w:val="00EF1ECA"/>
    <w:rsid w:val="00EF7E07"/>
    <w:rsid w:val="00F02D57"/>
    <w:rsid w:val="00F27DEB"/>
    <w:rsid w:val="00F4093C"/>
    <w:rsid w:val="00F869C8"/>
    <w:rsid w:val="00F9417C"/>
    <w:rsid w:val="00F9519D"/>
    <w:rsid w:val="00F95E25"/>
    <w:rsid w:val="00F96F05"/>
    <w:rsid w:val="00FA5BBB"/>
    <w:rsid w:val="00FB0600"/>
    <w:rsid w:val="00FD1A2B"/>
    <w:rsid w:val="00FE0060"/>
    <w:rsid w:val="00FF0209"/>
  </w:rsids>
  <m:mathPr>
    <m:mathFont m:val="Cambria Math"/>
    <m:brkBin m:val="before"/>
    <m:brkBinSub m:val="--"/>
    <m:smallFrac/>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30A1E58-9952-4633-BA02-600EA04AD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021F2"/>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 Текст"/>
    <w:basedOn w:val="a"/>
    <w:qFormat/>
    <w:rsid w:val="001021F2"/>
    <w:pPr>
      <w:spacing w:after="0" w:line="360" w:lineRule="auto"/>
      <w:ind w:firstLine="709"/>
      <w:jc w:val="both"/>
    </w:pPr>
    <w:rPr>
      <w:rFonts w:ascii="Times New Roman" w:hAnsi="Times New Roman"/>
      <w:sz w:val="24"/>
    </w:rPr>
  </w:style>
  <w:style w:type="paragraph" w:styleId="a4">
    <w:name w:val="Title"/>
    <w:basedOn w:val="a"/>
    <w:next w:val="a"/>
    <w:link w:val="a5"/>
    <w:uiPriority w:val="10"/>
    <w:qFormat/>
    <w:rsid w:val="008033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5">
    <w:name w:val="Название Знак"/>
    <w:basedOn w:val="a0"/>
    <w:link w:val="a4"/>
    <w:uiPriority w:val="10"/>
    <w:rsid w:val="0080338F"/>
    <w:rPr>
      <w:rFonts w:asciiTheme="majorHAnsi" w:eastAsiaTheme="majorEastAsia" w:hAnsiTheme="majorHAnsi" w:cstheme="majorBidi"/>
      <w:spacing w:val="-10"/>
      <w:kern w:val="28"/>
      <w:sz w:val="56"/>
      <w:szCs w:val="56"/>
    </w:rPr>
  </w:style>
  <w:style w:type="paragraph" w:styleId="a6">
    <w:name w:val="Body Text"/>
    <w:basedOn w:val="a"/>
    <w:link w:val="a7"/>
    <w:rsid w:val="00DD0AEA"/>
    <w:pPr>
      <w:spacing w:after="120" w:line="240" w:lineRule="auto"/>
    </w:pPr>
    <w:rPr>
      <w:rFonts w:ascii="Times New Roman" w:eastAsia="Times New Roman" w:hAnsi="Times New Roman" w:cs="Times New Roman"/>
      <w:sz w:val="24"/>
      <w:szCs w:val="24"/>
      <w:lang w:eastAsia="ru-RU"/>
    </w:rPr>
  </w:style>
  <w:style w:type="character" w:customStyle="1" w:styleId="a7">
    <w:name w:val="Основной текст Знак"/>
    <w:basedOn w:val="a0"/>
    <w:link w:val="a6"/>
    <w:rsid w:val="00DD0AEA"/>
    <w:rPr>
      <w:rFonts w:ascii="Times New Roman" w:eastAsia="Times New Roman" w:hAnsi="Times New Roman" w:cs="Times New Roman"/>
      <w:sz w:val="24"/>
      <w:szCs w:val="24"/>
      <w:lang w:eastAsia="ru-RU"/>
    </w:rPr>
  </w:style>
  <w:style w:type="table" w:styleId="a8">
    <w:name w:val="Table Grid"/>
    <w:basedOn w:val="a1"/>
    <w:uiPriority w:val="39"/>
    <w:rsid w:val="00C334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tract">
    <w:name w:val="abstract"/>
    <w:basedOn w:val="a"/>
    <w:rsid w:val="00943131"/>
    <w:pPr>
      <w:suppressAutoHyphens/>
      <w:spacing w:after="120" w:line="200" w:lineRule="exact"/>
      <w:ind w:firstLine="288"/>
      <w:jc w:val="both"/>
    </w:pPr>
    <w:rPr>
      <w:rFonts w:ascii="Times New Roman" w:eastAsia="SimSun" w:hAnsi="Times New Roman" w:cs="Times New Roman"/>
      <w:b/>
      <w:sz w:val="18"/>
      <w:szCs w:val="20"/>
      <w:lang w:val="en-US" w:eastAsia="zh-CN"/>
    </w:rPr>
  </w:style>
  <w:style w:type="paragraph" w:styleId="a9">
    <w:name w:val="List Paragraph"/>
    <w:basedOn w:val="a"/>
    <w:uiPriority w:val="34"/>
    <w:qFormat/>
    <w:rsid w:val="00407456"/>
    <w:pPr>
      <w:ind w:left="720"/>
      <w:contextualSpacing/>
    </w:pPr>
  </w:style>
  <w:style w:type="paragraph" w:styleId="aa">
    <w:name w:val="Balloon Text"/>
    <w:basedOn w:val="a"/>
    <w:link w:val="ab"/>
    <w:uiPriority w:val="99"/>
    <w:semiHidden/>
    <w:unhideWhenUsed/>
    <w:rsid w:val="00842691"/>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842691"/>
    <w:rPr>
      <w:rFonts w:ascii="Tahoma" w:hAnsi="Tahoma" w:cs="Tahoma"/>
      <w:sz w:val="16"/>
      <w:szCs w:val="16"/>
    </w:rPr>
  </w:style>
  <w:style w:type="paragraph" w:styleId="ac">
    <w:name w:val="header"/>
    <w:basedOn w:val="a"/>
    <w:link w:val="ad"/>
    <w:uiPriority w:val="99"/>
    <w:unhideWhenUsed/>
    <w:rsid w:val="002F0CE3"/>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2F0CE3"/>
  </w:style>
  <w:style w:type="paragraph" w:styleId="ae">
    <w:name w:val="footer"/>
    <w:basedOn w:val="a"/>
    <w:link w:val="af"/>
    <w:uiPriority w:val="99"/>
    <w:unhideWhenUsed/>
    <w:rsid w:val="002F0CE3"/>
    <w:pPr>
      <w:tabs>
        <w:tab w:val="center" w:pos="4677"/>
        <w:tab w:val="right" w:pos="9355"/>
      </w:tabs>
      <w:spacing w:after="0" w:line="240" w:lineRule="auto"/>
    </w:pPr>
  </w:style>
  <w:style w:type="character" w:customStyle="1" w:styleId="af">
    <w:name w:val="Нижний колонтитул Знак"/>
    <w:basedOn w:val="a0"/>
    <w:link w:val="ae"/>
    <w:uiPriority w:val="99"/>
    <w:rsid w:val="002F0CE3"/>
  </w:style>
  <w:style w:type="character" w:styleId="af0">
    <w:name w:val="Hyperlink"/>
    <w:basedOn w:val="a0"/>
    <w:uiPriority w:val="99"/>
    <w:unhideWhenUsed/>
    <w:rsid w:val="002E780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789831">
      <w:bodyDiv w:val="1"/>
      <w:marLeft w:val="0"/>
      <w:marRight w:val="0"/>
      <w:marTop w:val="0"/>
      <w:marBottom w:val="0"/>
      <w:divBdr>
        <w:top w:val="none" w:sz="0" w:space="0" w:color="auto"/>
        <w:left w:val="none" w:sz="0" w:space="0" w:color="auto"/>
        <w:bottom w:val="none" w:sz="0" w:space="0" w:color="auto"/>
        <w:right w:val="none" w:sz="0" w:space="0" w:color="auto"/>
      </w:divBdr>
    </w:div>
    <w:div w:id="905720387">
      <w:bodyDiv w:val="1"/>
      <w:marLeft w:val="0"/>
      <w:marRight w:val="0"/>
      <w:marTop w:val="0"/>
      <w:marBottom w:val="0"/>
      <w:divBdr>
        <w:top w:val="none" w:sz="0" w:space="0" w:color="auto"/>
        <w:left w:val="none" w:sz="0" w:space="0" w:color="auto"/>
        <w:bottom w:val="none" w:sz="0" w:space="0" w:color="auto"/>
        <w:right w:val="none" w:sz="0" w:space="0" w:color="auto"/>
      </w:divBdr>
    </w:div>
    <w:div w:id="1635863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AD0226-BD8B-452C-B1D9-EA4E851F8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TotalTime>
  <Pages>8</Pages>
  <Words>3415</Words>
  <Characters>19472</Characters>
  <Application>Microsoft Office Word</Application>
  <DocSecurity>0</DocSecurity>
  <Lines>162</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Hewlett-Packard</Company>
  <LinksUpToDate>false</LinksUpToDate>
  <CharactersWithSpaces>22842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Александр Сергеев</dc:creator>
  <cp:lastModifiedBy>Ковалева Ольга Анатольевна</cp:lastModifiedBy>
  <cp:revision>14</cp:revision>
  <dcterms:created xsi:type="dcterms:W3CDTF">2016-06-14T11:33:00Z</dcterms:created>
  <dcterms:modified xsi:type="dcterms:W3CDTF">2016-06-15T14:00:00Z</dcterms:modified>
</cp:coreProperties>
</file>